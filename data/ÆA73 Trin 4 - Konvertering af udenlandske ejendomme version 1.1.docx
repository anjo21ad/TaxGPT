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3DC22" w14:textId="5D51A27A" w:rsidR="00256EAD" w:rsidRPr="000B0361" w:rsidRDefault="009A7470" w:rsidP="000B0361">
      <w:pPr>
        <w:jc w:val="center"/>
        <w:rPr>
          <w:b/>
          <w:bCs/>
          <w:sz w:val="44"/>
          <w:szCs w:val="44"/>
        </w:rPr>
      </w:pPr>
      <w:r w:rsidRPr="7BA6C8F1">
        <w:rPr>
          <w:b/>
          <w:bCs/>
          <w:sz w:val="44"/>
          <w:szCs w:val="44"/>
        </w:rPr>
        <w:t>L</w:t>
      </w:r>
      <w:r w:rsidR="00EF4887" w:rsidRPr="7BA6C8F1">
        <w:rPr>
          <w:b/>
          <w:bCs/>
          <w:sz w:val="44"/>
          <w:szCs w:val="44"/>
        </w:rPr>
        <w:t xml:space="preserve">øsningsbeskrivelse </w:t>
      </w:r>
      <w:r w:rsidR="00AC121C">
        <w:rPr>
          <w:b/>
          <w:bCs/>
          <w:sz w:val="44"/>
          <w:szCs w:val="44"/>
        </w:rPr>
        <w:t>for BF17 – ÆA73</w:t>
      </w:r>
      <w:r w:rsidR="005A4949" w:rsidRPr="7BA6C8F1">
        <w:rPr>
          <w:b/>
          <w:bCs/>
          <w:sz w:val="44"/>
          <w:szCs w:val="44"/>
        </w:rPr>
        <w:t xml:space="preserve"> </w:t>
      </w:r>
      <w:r w:rsidR="00AC121C">
        <w:rPr>
          <w:b/>
          <w:bCs/>
          <w:sz w:val="44"/>
          <w:szCs w:val="44"/>
        </w:rPr>
        <w:t>(</w:t>
      </w:r>
      <w:r w:rsidR="005A4949" w:rsidRPr="7BA6C8F1">
        <w:rPr>
          <w:b/>
          <w:bCs/>
          <w:sz w:val="44"/>
          <w:szCs w:val="44"/>
        </w:rPr>
        <w:t xml:space="preserve">trin </w:t>
      </w:r>
      <w:r w:rsidR="005E60A9" w:rsidRPr="7BA6C8F1">
        <w:rPr>
          <w:b/>
          <w:bCs/>
          <w:sz w:val="44"/>
          <w:szCs w:val="44"/>
        </w:rPr>
        <w:t>4</w:t>
      </w:r>
      <w:r w:rsidR="00AC121C">
        <w:rPr>
          <w:b/>
          <w:bCs/>
          <w:sz w:val="44"/>
          <w:szCs w:val="44"/>
        </w:rPr>
        <w:t>)</w:t>
      </w:r>
    </w:p>
    <w:p w14:paraId="75580FEB" w14:textId="4576CBC4" w:rsidR="002D2D45" w:rsidRDefault="002D2D45" w:rsidP="0036202E">
      <w:pPr>
        <w:jc w:val="center"/>
        <w:rPr>
          <w:b/>
          <w:sz w:val="28"/>
          <w:szCs w:val="28"/>
        </w:rPr>
      </w:pPr>
    </w:p>
    <w:p w14:paraId="19C9C244" w14:textId="77777777" w:rsidR="00CC4528" w:rsidRDefault="00CC4528" w:rsidP="00CC4528">
      <w:pPr>
        <w:rPr>
          <w:b/>
        </w:rPr>
      </w:pPr>
    </w:p>
    <w:p w14:paraId="6C2E5C9A" w14:textId="24E5EA51" w:rsidR="00CC4528" w:rsidRPr="009A77C7" w:rsidRDefault="00D42638" w:rsidP="00CC4528">
      <w:pPr>
        <w:rPr>
          <w:b/>
        </w:rPr>
      </w:pPr>
      <w:r>
        <w:rPr>
          <w:b/>
        </w:rPr>
        <w:t>Dokument historik</w:t>
      </w:r>
    </w:p>
    <w:tbl>
      <w:tblPr>
        <w:tblW w:w="89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1E0" w:firstRow="1" w:lastRow="1" w:firstColumn="1" w:lastColumn="1" w:noHBand="0" w:noVBand="0"/>
      </w:tblPr>
      <w:tblGrid>
        <w:gridCol w:w="2017"/>
        <w:gridCol w:w="1512"/>
        <w:gridCol w:w="5380"/>
      </w:tblGrid>
      <w:tr w:rsidR="00D138D0" w:rsidRPr="00117595" w14:paraId="6CB2AEDC" w14:textId="77777777" w:rsidTr="00D138D0">
        <w:trPr>
          <w:trHeight w:val="447"/>
        </w:trPr>
        <w:tc>
          <w:tcPr>
            <w:tcW w:w="2017" w:type="dxa"/>
            <w:tcBorders>
              <w:bottom w:val="single" w:sz="4" w:space="0" w:color="auto"/>
            </w:tcBorders>
            <w:shd w:val="clear" w:color="auto" w:fill="CCCCCC"/>
          </w:tcPr>
          <w:p w14:paraId="49A37F19" w14:textId="0BDA966F" w:rsidR="00D138D0" w:rsidRPr="00F4689F" w:rsidRDefault="00D42638" w:rsidP="00B7605A">
            <w:pPr>
              <w:rPr>
                <w:b/>
              </w:rPr>
            </w:pPr>
            <w:r>
              <w:rPr>
                <w:b/>
              </w:rPr>
              <w:t>Dato</w:t>
            </w:r>
          </w:p>
        </w:tc>
        <w:tc>
          <w:tcPr>
            <w:tcW w:w="1512" w:type="dxa"/>
            <w:tcBorders>
              <w:bottom w:val="single" w:sz="4" w:space="0" w:color="auto"/>
            </w:tcBorders>
            <w:shd w:val="clear" w:color="auto" w:fill="CCCCCC"/>
          </w:tcPr>
          <w:p w14:paraId="204FC55D" w14:textId="77777777" w:rsidR="00D138D0" w:rsidRPr="00F4689F" w:rsidRDefault="00D138D0" w:rsidP="00B7605A">
            <w:pPr>
              <w:jc w:val="center"/>
              <w:rPr>
                <w:b/>
              </w:rPr>
            </w:pPr>
            <w:r w:rsidRPr="00F4689F">
              <w:rPr>
                <w:b/>
              </w:rPr>
              <w:t>Version</w:t>
            </w:r>
          </w:p>
        </w:tc>
        <w:tc>
          <w:tcPr>
            <w:tcW w:w="5380" w:type="dxa"/>
            <w:tcBorders>
              <w:bottom w:val="single" w:sz="4" w:space="0" w:color="auto"/>
            </w:tcBorders>
            <w:shd w:val="clear" w:color="auto" w:fill="CCCCCC"/>
          </w:tcPr>
          <w:p w14:paraId="559FC0C2" w14:textId="77777777" w:rsidR="00D138D0" w:rsidRPr="00F4689F" w:rsidRDefault="00D138D0" w:rsidP="00B7605A">
            <w:pPr>
              <w:rPr>
                <w:b/>
              </w:rPr>
            </w:pPr>
            <w:r w:rsidRPr="00F4689F">
              <w:rPr>
                <w:b/>
              </w:rPr>
              <w:t>Beskrivelse</w:t>
            </w:r>
          </w:p>
        </w:tc>
      </w:tr>
      <w:tr w:rsidR="00683A06" w:rsidRPr="00117595" w14:paraId="16B81AEC" w14:textId="77777777" w:rsidTr="00D138D0">
        <w:trPr>
          <w:trHeight w:val="388"/>
        </w:trPr>
        <w:tc>
          <w:tcPr>
            <w:tcW w:w="2017" w:type="dxa"/>
            <w:shd w:val="clear" w:color="auto" w:fill="auto"/>
          </w:tcPr>
          <w:p w14:paraId="72013657" w14:textId="5F32381E" w:rsidR="00683A06" w:rsidRDefault="00AC121C" w:rsidP="00FE0EAC">
            <w:pPr>
              <w:rPr>
                <w:sz w:val="18"/>
                <w:szCs w:val="18"/>
              </w:rPr>
            </w:pPr>
            <w:r>
              <w:rPr>
                <w:sz w:val="18"/>
                <w:szCs w:val="18"/>
              </w:rPr>
              <w:t>23</w:t>
            </w:r>
            <w:r w:rsidR="00FD6E51">
              <w:rPr>
                <w:sz w:val="18"/>
                <w:szCs w:val="18"/>
              </w:rPr>
              <w:t>-</w:t>
            </w:r>
            <w:r>
              <w:rPr>
                <w:sz w:val="18"/>
                <w:szCs w:val="18"/>
              </w:rPr>
              <w:t>10</w:t>
            </w:r>
            <w:r w:rsidR="00FD6E51">
              <w:rPr>
                <w:sz w:val="18"/>
                <w:szCs w:val="18"/>
              </w:rPr>
              <w:t>-202</w:t>
            </w:r>
            <w:del w:id="0" w:author="Susanne Merete Juul Damgaard (SJD)" w:date="2024-10-29T12:13:00Z" w16du:dateUtc="2024-10-29T11:13:00Z">
              <w:r w:rsidDel="00335490">
                <w:rPr>
                  <w:sz w:val="18"/>
                  <w:szCs w:val="18"/>
                </w:rPr>
                <w:delText>5</w:delText>
              </w:r>
            </w:del>
            <w:ins w:id="1" w:author="Susanne Merete Juul Damgaard (SJD)" w:date="2024-10-29T12:13:00Z" w16du:dateUtc="2024-10-29T11:13:00Z">
              <w:r w:rsidR="00335490">
                <w:rPr>
                  <w:sz w:val="18"/>
                  <w:szCs w:val="18"/>
                </w:rPr>
                <w:t>4</w:t>
              </w:r>
            </w:ins>
          </w:p>
        </w:tc>
        <w:tc>
          <w:tcPr>
            <w:tcW w:w="1512" w:type="dxa"/>
            <w:shd w:val="clear" w:color="auto" w:fill="auto"/>
          </w:tcPr>
          <w:p w14:paraId="338E98F9" w14:textId="3A7AA289" w:rsidR="00683A06" w:rsidRDefault="00683A06" w:rsidP="00FE0EAC">
            <w:pPr>
              <w:jc w:val="center"/>
              <w:rPr>
                <w:sz w:val="18"/>
                <w:szCs w:val="18"/>
              </w:rPr>
            </w:pPr>
            <w:r>
              <w:rPr>
                <w:sz w:val="18"/>
                <w:szCs w:val="18"/>
              </w:rPr>
              <w:t>1.</w:t>
            </w:r>
            <w:r w:rsidR="005E60A9">
              <w:rPr>
                <w:sz w:val="18"/>
                <w:szCs w:val="18"/>
              </w:rPr>
              <w:t>0</w:t>
            </w:r>
          </w:p>
        </w:tc>
        <w:tc>
          <w:tcPr>
            <w:tcW w:w="5380" w:type="dxa"/>
            <w:shd w:val="clear" w:color="auto" w:fill="auto"/>
          </w:tcPr>
          <w:p w14:paraId="008F5B8F" w14:textId="1D5F9A9B" w:rsidR="00683A06" w:rsidRDefault="00683A06" w:rsidP="00FE0EAC">
            <w:pPr>
              <w:rPr>
                <w:sz w:val="18"/>
                <w:szCs w:val="18"/>
              </w:rPr>
            </w:pPr>
            <w:r>
              <w:rPr>
                <w:sz w:val="18"/>
                <w:szCs w:val="18"/>
              </w:rPr>
              <w:t>Afleveret til SKAT</w:t>
            </w:r>
            <w:r w:rsidR="002172B2">
              <w:rPr>
                <w:sz w:val="18"/>
                <w:szCs w:val="18"/>
              </w:rPr>
              <w:t xml:space="preserve"> ift. krav version </w:t>
            </w:r>
            <w:r w:rsidR="00AC121C">
              <w:rPr>
                <w:sz w:val="18"/>
                <w:szCs w:val="18"/>
              </w:rPr>
              <w:t>2.6a</w:t>
            </w:r>
          </w:p>
        </w:tc>
      </w:tr>
      <w:tr w:rsidR="00335490" w:rsidRPr="00117595" w14:paraId="2C377227" w14:textId="77777777" w:rsidTr="00D138D0">
        <w:trPr>
          <w:trHeight w:val="388"/>
          <w:ins w:id="2" w:author="Susanne Merete Juul Damgaard (SJD)" w:date="2024-10-29T12:13:00Z"/>
        </w:trPr>
        <w:tc>
          <w:tcPr>
            <w:tcW w:w="2017" w:type="dxa"/>
            <w:shd w:val="clear" w:color="auto" w:fill="auto"/>
          </w:tcPr>
          <w:p w14:paraId="06D8364C" w14:textId="746365E5" w:rsidR="00335490" w:rsidRDefault="00335490" w:rsidP="00FE0EAC">
            <w:pPr>
              <w:rPr>
                <w:ins w:id="3" w:author="Susanne Merete Juul Damgaard (SJD)" w:date="2024-10-29T12:13:00Z" w16du:dateUtc="2024-10-29T11:13:00Z"/>
                <w:sz w:val="18"/>
                <w:szCs w:val="18"/>
              </w:rPr>
            </w:pPr>
            <w:ins w:id="4" w:author="Susanne Merete Juul Damgaard (SJD)" w:date="2024-10-29T12:13:00Z" w16du:dateUtc="2024-10-29T11:13:00Z">
              <w:r>
                <w:rPr>
                  <w:sz w:val="18"/>
                  <w:szCs w:val="18"/>
                </w:rPr>
                <w:t>31-10-2024</w:t>
              </w:r>
            </w:ins>
          </w:p>
        </w:tc>
        <w:tc>
          <w:tcPr>
            <w:tcW w:w="1512" w:type="dxa"/>
            <w:shd w:val="clear" w:color="auto" w:fill="auto"/>
          </w:tcPr>
          <w:p w14:paraId="2FA7B9E2" w14:textId="08BFEA4C" w:rsidR="00335490" w:rsidRDefault="00335490" w:rsidP="00FE0EAC">
            <w:pPr>
              <w:jc w:val="center"/>
              <w:rPr>
                <w:ins w:id="5" w:author="Susanne Merete Juul Damgaard (SJD)" w:date="2024-10-29T12:13:00Z" w16du:dateUtc="2024-10-29T11:13:00Z"/>
                <w:sz w:val="18"/>
                <w:szCs w:val="18"/>
              </w:rPr>
            </w:pPr>
            <w:ins w:id="6" w:author="Susanne Merete Juul Damgaard (SJD)" w:date="2024-10-29T12:14:00Z" w16du:dateUtc="2024-10-29T11:14:00Z">
              <w:r>
                <w:rPr>
                  <w:sz w:val="18"/>
                  <w:szCs w:val="18"/>
                </w:rPr>
                <w:t>1.1</w:t>
              </w:r>
            </w:ins>
          </w:p>
        </w:tc>
        <w:tc>
          <w:tcPr>
            <w:tcW w:w="5380" w:type="dxa"/>
            <w:shd w:val="clear" w:color="auto" w:fill="auto"/>
          </w:tcPr>
          <w:p w14:paraId="30CB1F90" w14:textId="77777777" w:rsidR="00335490" w:rsidRDefault="00335490" w:rsidP="00FE0EAC">
            <w:pPr>
              <w:rPr>
                <w:ins w:id="7" w:author="Susanne Merete Juul Damgaard (SJD)" w:date="2024-11-05T14:16:00Z" w16du:dateUtc="2024-11-05T13:16:00Z"/>
                <w:sz w:val="18"/>
                <w:szCs w:val="18"/>
              </w:rPr>
            </w:pPr>
            <w:ins w:id="8" w:author="Susanne Merete Juul Damgaard (SJD)" w:date="2024-10-29T12:15:00Z" w16du:dateUtc="2024-10-29T11:15:00Z">
              <w:r>
                <w:rPr>
                  <w:sz w:val="18"/>
                  <w:szCs w:val="18"/>
                </w:rPr>
                <w:t>Indeholder indarbejdelse af Erool reviewkommentarer til version 1.0</w:t>
              </w:r>
            </w:ins>
          </w:p>
          <w:p w14:paraId="5092D663" w14:textId="34F30378" w:rsidR="000C537A" w:rsidRDefault="000C537A" w:rsidP="00FE0EAC">
            <w:pPr>
              <w:rPr>
                <w:ins w:id="9" w:author="Susanne Merete Juul Damgaard (SJD)" w:date="2024-10-29T12:13:00Z" w16du:dateUtc="2024-10-29T11:13:00Z"/>
                <w:sz w:val="18"/>
                <w:szCs w:val="18"/>
              </w:rPr>
            </w:pPr>
            <w:ins w:id="10" w:author="Susanne Merete Juul Damgaard (SJD)" w:date="2024-11-05T14:16:00Z" w16du:dateUtc="2024-11-05T13:16:00Z">
              <w:r>
                <w:rPr>
                  <w:sz w:val="18"/>
                  <w:szCs w:val="18"/>
                </w:rPr>
                <w:t>Indeholder beslutning fra Mette</w:t>
              </w:r>
            </w:ins>
            <w:ins w:id="11" w:author="Susanne Merete Juul Damgaard (SJD)" w:date="2024-11-05T14:17:00Z" w16du:dateUtc="2024-11-05T13:17:00Z">
              <w:r>
                <w:rPr>
                  <w:sz w:val="18"/>
                  <w:szCs w:val="18"/>
                </w:rPr>
                <w:t xml:space="preserve"> Jakobsen d. 5/11-2024 på mail om at felt 910 skal sættes til 0 og ikke NULL</w:t>
              </w:r>
            </w:ins>
          </w:p>
        </w:tc>
      </w:tr>
    </w:tbl>
    <w:p w14:paraId="2FFF2593" w14:textId="530DE3DC" w:rsidR="00FC7BB3" w:rsidRDefault="00FC7BB3" w:rsidP="00BD5215">
      <w:pPr>
        <w:rPr>
          <w:b/>
          <w:bCs/>
          <w:sz w:val="24"/>
          <w:szCs w:val="24"/>
        </w:rPr>
      </w:pPr>
    </w:p>
    <w:p w14:paraId="56EB5858" w14:textId="77777777" w:rsidR="00FC7BB3" w:rsidRDefault="00FC7BB3">
      <w:pPr>
        <w:rPr>
          <w:b/>
          <w:bCs/>
          <w:sz w:val="24"/>
          <w:szCs w:val="24"/>
        </w:rPr>
      </w:pPr>
      <w:r>
        <w:rPr>
          <w:b/>
          <w:bCs/>
          <w:sz w:val="24"/>
          <w:szCs w:val="24"/>
        </w:rPr>
        <w:br w:type="page"/>
      </w:r>
    </w:p>
    <w:sdt>
      <w:sdtPr>
        <w:rPr>
          <w:rFonts w:ascii="Calibri" w:eastAsiaTheme="minorEastAsia" w:hAnsi="Calibri" w:cs="Calibri"/>
          <w:color w:val="auto"/>
          <w:sz w:val="22"/>
          <w:szCs w:val="22"/>
          <w:lang w:eastAsia="en-US"/>
        </w:rPr>
        <w:id w:val="1866558502"/>
        <w:docPartObj>
          <w:docPartGallery w:val="Table of Contents"/>
          <w:docPartUnique/>
        </w:docPartObj>
      </w:sdtPr>
      <w:sdtEndPr>
        <w:rPr>
          <w:b/>
        </w:rPr>
      </w:sdtEndPr>
      <w:sdtContent>
        <w:p w14:paraId="5F36213E" w14:textId="38914215" w:rsidR="00537FAF" w:rsidRDefault="00537FAF">
          <w:pPr>
            <w:pStyle w:val="Overskrift"/>
          </w:pPr>
          <w:r>
            <w:t>Indhold</w:t>
          </w:r>
        </w:p>
        <w:p w14:paraId="3B7EA935" w14:textId="61D1EE04" w:rsidR="00E072E9" w:rsidRDefault="00537FAF">
          <w:pPr>
            <w:pStyle w:val="Indholdsfortegnelse1"/>
            <w:rPr>
              <w:rFonts w:eastAsiaTheme="minorEastAsia" w:cstheme="minorBidi"/>
              <w:b w:val="0"/>
              <w:bCs w:val="0"/>
              <w:i w:val="0"/>
              <w:iCs w:val="0"/>
              <w:noProof/>
              <w:kern w:val="2"/>
              <w:lang w:eastAsia="da-DK"/>
              <w14:ligatures w14:val="standardContextual"/>
            </w:rPr>
          </w:pPr>
          <w:r>
            <w:fldChar w:fldCharType="begin"/>
          </w:r>
          <w:r>
            <w:instrText xml:space="preserve"> TOC \o "1-3" \h \z \u </w:instrText>
          </w:r>
          <w:r>
            <w:fldChar w:fldCharType="separate"/>
          </w:r>
          <w:hyperlink w:anchor="_Toc180589642" w:history="1">
            <w:r w:rsidR="00E072E9" w:rsidRPr="00A868E7">
              <w:rPr>
                <w:rStyle w:val="Hyperlink"/>
                <w:noProof/>
              </w:rPr>
              <w:t>Introduktion</w:t>
            </w:r>
            <w:r w:rsidR="00E072E9">
              <w:rPr>
                <w:noProof/>
                <w:webHidden/>
              </w:rPr>
              <w:tab/>
            </w:r>
            <w:r w:rsidR="00E072E9">
              <w:rPr>
                <w:noProof/>
                <w:webHidden/>
              </w:rPr>
              <w:fldChar w:fldCharType="begin"/>
            </w:r>
            <w:r w:rsidR="00E072E9">
              <w:rPr>
                <w:noProof/>
                <w:webHidden/>
              </w:rPr>
              <w:instrText xml:space="preserve"> PAGEREF _Toc180589642 \h </w:instrText>
            </w:r>
            <w:r w:rsidR="00E072E9">
              <w:rPr>
                <w:noProof/>
                <w:webHidden/>
              </w:rPr>
            </w:r>
            <w:r w:rsidR="00E072E9">
              <w:rPr>
                <w:noProof/>
                <w:webHidden/>
              </w:rPr>
              <w:fldChar w:fldCharType="separate"/>
            </w:r>
            <w:r w:rsidR="00E072E9">
              <w:rPr>
                <w:noProof/>
                <w:webHidden/>
              </w:rPr>
              <w:t>3</w:t>
            </w:r>
            <w:r w:rsidR="00E072E9">
              <w:rPr>
                <w:noProof/>
                <w:webHidden/>
              </w:rPr>
              <w:fldChar w:fldCharType="end"/>
            </w:r>
          </w:hyperlink>
        </w:p>
        <w:p w14:paraId="052E1ABE" w14:textId="44CE0D2B" w:rsidR="00E072E9" w:rsidRDefault="000C537A">
          <w:pPr>
            <w:pStyle w:val="Indholdsfortegnelse1"/>
            <w:rPr>
              <w:rFonts w:eastAsiaTheme="minorEastAsia" w:cstheme="minorBidi"/>
              <w:b w:val="0"/>
              <w:bCs w:val="0"/>
              <w:i w:val="0"/>
              <w:iCs w:val="0"/>
              <w:noProof/>
              <w:kern w:val="2"/>
              <w:lang w:eastAsia="da-DK"/>
              <w14:ligatures w14:val="standardContextual"/>
            </w:rPr>
          </w:pPr>
          <w:hyperlink w:anchor="_Toc180589643" w:history="1">
            <w:r w:rsidR="00E072E9" w:rsidRPr="00A868E7">
              <w:rPr>
                <w:rStyle w:val="Hyperlink"/>
                <w:noProof/>
              </w:rPr>
              <w:t>Forretningsscope</w:t>
            </w:r>
            <w:r w:rsidR="00E072E9">
              <w:rPr>
                <w:noProof/>
                <w:webHidden/>
              </w:rPr>
              <w:tab/>
            </w:r>
            <w:r w:rsidR="00E072E9">
              <w:rPr>
                <w:noProof/>
                <w:webHidden/>
              </w:rPr>
              <w:fldChar w:fldCharType="begin"/>
            </w:r>
            <w:r w:rsidR="00E072E9">
              <w:rPr>
                <w:noProof/>
                <w:webHidden/>
              </w:rPr>
              <w:instrText xml:space="preserve"> PAGEREF _Toc180589643 \h </w:instrText>
            </w:r>
            <w:r w:rsidR="00E072E9">
              <w:rPr>
                <w:noProof/>
                <w:webHidden/>
              </w:rPr>
            </w:r>
            <w:r w:rsidR="00E072E9">
              <w:rPr>
                <w:noProof/>
                <w:webHidden/>
              </w:rPr>
              <w:fldChar w:fldCharType="separate"/>
            </w:r>
            <w:r w:rsidR="00E072E9">
              <w:rPr>
                <w:noProof/>
                <w:webHidden/>
              </w:rPr>
              <w:t>3</w:t>
            </w:r>
            <w:r w:rsidR="00E072E9">
              <w:rPr>
                <w:noProof/>
                <w:webHidden/>
              </w:rPr>
              <w:fldChar w:fldCharType="end"/>
            </w:r>
          </w:hyperlink>
        </w:p>
        <w:p w14:paraId="54C49F3F" w14:textId="7E78B96F" w:rsidR="00E072E9" w:rsidRDefault="000C537A">
          <w:pPr>
            <w:pStyle w:val="Indholdsfortegnelse2"/>
            <w:rPr>
              <w:rFonts w:eastAsiaTheme="minorEastAsia" w:cstheme="minorBidi"/>
              <w:b w:val="0"/>
              <w:bCs w:val="0"/>
              <w:noProof/>
              <w:kern w:val="2"/>
              <w:sz w:val="24"/>
              <w:szCs w:val="24"/>
              <w:lang w:eastAsia="da-DK"/>
              <w14:ligatures w14:val="standardContextual"/>
            </w:rPr>
          </w:pPr>
          <w:hyperlink w:anchor="_Toc180589644" w:history="1">
            <w:r w:rsidR="00E072E9" w:rsidRPr="00A868E7">
              <w:rPr>
                <w:rStyle w:val="Hyperlink"/>
                <w:noProof/>
                <w:lang w:eastAsia="da-DK"/>
              </w:rPr>
              <w:t>Ikke i scope</w:t>
            </w:r>
            <w:r w:rsidR="00E072E9">
              <w:rPr>
                <w:noProof/>
                <w:webHidden/>
              </w:rPr>
              <w:tab/>
            </w:r>
            <w:r w:rsidR="00E072E9">
              <w:rPr>
                <w:noProof/>
                <w:webHidden/>
              </w:rPr>
              <w:fldChar w:fldCharType="begin"/>
            </w:r>
            <w:r w:rsidR="00E072E9">
              <w:rPr>
                <w:noProof/>
                <w:webHidden/>
              </w:rPr>
              <w:instrText xml:space="preserve"> PAGEREF _Toc180589644 \h </w:instrText>
            </w:r>
            <w:r w:rsidR="00E072E9">
              <w:rPr>
                <w:noProof/>
                <w:webHidden/>
              </w:rPr>
            </w:r>
            <w:r w:rsidR="00E072E9">
              <w:rPr>
                <w:noProof/>
                <w:webHidden/>
              </w:rPr>
              <w:fldChar w:fldCharType="separate"/>
            </w:r>
            <w:r w:rsidR="00E072E9">
              <w:rPr>
                <w:noProof/>
                <w:webHidden/>
              </w:rPr>
              <w:t>4</w:t>
            </w:r>
            <w:r w:rsidR="00E072E9">
              <w:rPr>
                <w:noProof/>
                <w:webHidden/>
              </w:rPr>
              <w:fldChar w:fldCharType="end"/>
            </w:r>
          </w:hyperlink>
        </w:p>
        <w:p w14:paraId="161E24E2" w14:textId="5E3D492A" w:rsidR="00E072E9" w:rsidRDefault="000C537A">
          <w:pPr>
            <w:pStyle w:val="Indholdsfortegnelse1"/>
            <w:rPr>
              <w:rFonts w:eastAsiaTheme="minorEastAsia" w:cstheme="minorBidi"/>
              <w:b w:val="0"/>
              <w:bCs w:val="0"/>
              <w:i w:val="0"/>
              <w:iCs w:val="0"/>
              <w:noProof/>
              <w:kern w:val="2"/>
              <w:lang w:eastAsia="da-DK"/>
              <w14:ligatures w14:val="standardContextual"/>
            </w:rPr>
          </w:pPr>
          <w:hyperlink w:anchor="_Toc180589645" w:history="1">
            <w:r w:rsidR="00E072E9" w:rsidRPr="00A868E7">
              <w:rPr>
                <w:rStyle w:val="Hyperlink"/>
                <w:noProof/>
              </w:rPr>
              <w:t>Teknisk scope</w:t>
            </w:r>
            <w:r w:rsidR="00E072E9">
              <w:rPr>
                <w:noProof/>
                <w:webHidden/>
              </w:rPr>
              <w:tab/>
            </w:r>
            <w:r w:rsidR="00E072E9">
              <w:rPr>
                <w:noProof/>
                <w:webHidden/>
              </w:rPr>
              <w:fldChar w:fldCharType="begin"/>
            </w:r>
            <w:r w:rsidR="00E072E9">
              <w:rPr>
                <w:noProof/>
                <w:webHidden/>
              </w:rPr>
              <w:instrText xml:space="preserve"> PAGEREF _Toc180589645 \h </w:instrText>
            </w:r>
            <w:r w:rsidR="00E072E9">
              <w:rPr>
                <w:noProof/>
                <w:webHidden/>
              </w:rPr>
            </w:r>
            <w:r w:rsidR="00E072E9">
              <w:rPr>
                <w:noProof/>
                <w:webHidden/>
              </w:rPr>
              <w:fldChar w:fldCharType="separate"/>
            </w:r>
            <w:r w:rsidR="00E072E9">
              <w:rPr>
                <w:noProof/>
                <w:webHidden/>
              </w:rPr>
              <w:t>4</w:t>
            </w:r>
            <w:r w:rsidR="00E072E9">
              <w:rPr>
                <w:noProof/>
                <w:webHidden/>
              </w:rPr>
              <w:fldChar w:fldCharType="end"/>
            </w:r>
          </w:hyperlink>
        </w:p>
        <w:p w14:paraId="1D79A248" w14:textId="4C0E74D0" w:rsidR="00E072E9" w:rsidRDefault="000C537A">
          <w:pPr>
            <w:pStyle w:val="Indholdsfortegnelse2"/>
            <w:rPr>
              <w:rFonts w:eastAsiaTheme="minorEastAsia" w:cstheme="minorBidi"/>
              <w:b w:val="0"/>
              <w:bCs w:val="0"/>
              <w:noProof/>
              <w:kern w:val="2"/>
              <w:sz w:val="24"/>
              <w:szCs w:val="24"/>
              <w:lang w:eastAsia="da-DK"/>
              <w14:ligatures w14:val="standardContextual"/>
            </w:rPr>
          </w:pPr>
          <w:hyperlink w:anchor="_Toc180589646" w:history="1">
            <w:r w:rsidR="00E072E9" w:rsidRPr="00A868E7">
              <w:rPr>
                <w:rStyle w:val="Hyperlink"/>
                <w:noProof/>
                <w:lang w:eastAsia="da-DK"/>
              </w:rPr>
              <w:t>I scope</w:t>
            </w:r>
            <w:r w:rsidR="00E072E9">
              <w:rPr>
                <w:noProof/>
                <w:webHidden/>
              </w:rPr>
              <w:tab/>
            </w:r>
            <w:r w:rsidR="00E072E9">
              <w:rPr>
                <w:noProof/>
                <w:webHidden/>
              </w:rPr>
              <w:fldChar w:fldCharType="begin"/>
            </w:r>
            <w:r w:rsidR="00E072E9">
              <w:rPr>
                <w:noProof/>
                <w:webHidden/>
              </w:rPr>
              <w:instrText xml:space="preserve"> PAGEREF _Toc180589646 \h </w:instrText>
            </w:r>
            <w:r w:rsidR="00E072E9">
              <w:rPr>
                <w:noProof/>
                <w:webHidden/>
              </w:rPr>
            </w:r>
            <w:r w:rsidR="00E072E9">
              <w:rPr>
                <w:noProof/>
                <w:webHidden/>
              </w:rPr>
              <w:fldChar w:fldCharType="separate"/>
            </w:r>
            <w:r w:rsidR="00E072E9">
              <w:rPr>
                <w:noProof/>
                <w:webHidden/>
              </w:rPr>
              <w:t>4</w:t>
            </w:r>
            <w:r w:rsidR="00E072E9">
              <w:rPr>
                <w:noProof/>
                <w:webHidden/>
              </w:rPr>
              <w:fldChar w:fldCharType="end"/>
            </w:r>
          </w:hyperlink>
        </w:p>
        <w:p w14:paraId="5E537620" w14:textId="65FC5896" w:rsidR="00E072E9" w:rsidRDefault="000C537A">
          <w:pPr>
            <w:pStyle w:val="Indholdsfortegnelse2"/>
            <w:rPr>
              <w:rFonts w:eastAsiaTheme="minorEastAsia" w:cstheme="minorBidi"/>
              <w:b w:val="0"/>
              <w:bCs w:val="0"/>
              <w:noProof/>
              <w:kern w:val="2"/>
              <w:sz w:val="24"/>
              <w:szCs w:val="24"/>
              <w:lang w:eastAsia="da-DK"/>
              <w14:ligatures w14:val="standardContextual"/>
            </w:rPr>
          </w:pPr>
          <w:hyperlink w:anchor="_Toc180589647" w:history="1">
            <w:r w:rsidR="00E072E9" w:rsidRPr="00A868E7">
              <w:rPr>
                <w:rStyle w:val="Hyperlink"/>
                <w:noProof/>
                <w:lang w:eastAsia="da-DK"/>
              </w:rPr>
              <w:t>Ikke i scope</w:t>
            </w:r>
            <w:r w:rsidR="00E072E9">
              <w:rPr>
                <w:noProof/>
                <w:webHidden/>
              </w:rPr>
              <w:tab/>
            </w:r>
            <w:r w:rsidR="00E072E9">
              <w:rPr>
                <w:noProof/>
                <w:webHidden/>
              </w:rPr>
              <w:fldChar w:fldCharType="begin"/>
            </w:r>
            <w:r w:rsidR="00E072E9">
              <w:rPr>
                <w:noProof/>
                <w:webHidden/>
              </w:rPr>
              <w:instrText xml:space="preserve"> PAGEREF _Toc180589647 \h </w:instrText>
            </w:r>
            <w:r w:rsidR="00E072E9">
              <w:rPr>
                <w:noProof/>
                <w:webHidden/>
              </w:rPr>
            </w:r>
            <w:r w:rsidR="00E072E9">
              <w:rPr>
                <w:noProof/>
                <w:webHidden/>
              </w:rPr>
              <w:fldChar w:fldCharType="separate"/>
            </w:r>
            <w:r w:rsidR="00E072E9">
              <w:rPr>
                <w:noProof/>
                <w:webHidden/>
              </w:rPr>
              <w:t>4</w:t>
            </w:r>
            <w:r w:rsidR="00E072E9">
              <w:rPr>
                <w:noProof/>
                <w:webHidden/>
              </w:rPr>
              <w:fldChar w:fldCharType="end"/>
            </w:r>
          </w:hyperlink>
        </w:p>
        <w:p w14:paraId="42E79EE3" w14:textId="2FA38BAF" w:rsidR="00E072E9" w:rsidRDefault="000C537A">
          <w:pPr>
            <w:pStyle w:val="Indholdsfortegnelse2"/>
            <w:rPr>
              <w:rFonts w:eastAsiaTheme="minorEastAsia" w:cstheme="minorBidi"/>
              <w:b w:val="0"/>
              <w:bCs w:val="0"/>
              <w:noProof/>
              <w:kern w:val="2"/>
              <w:sz w:val="24"/>
              <w:szCs w:val="24"/>
              <w:lang w:eastAsia="da-DK"/>
              <w14:ligatures w14:val="standardContextual"/>
            </w:rPr>
          </w:pPr>
          <w:hyperlink w:anchor="_Toc180589648" w:history="1">
            <w:r w:rsidR="00E072E9" w:rsidRPr="00A868E7">
              <w:rPr>
                <w:rStyle w:val="Hyperlink"/>
                <w:noProof/>
                <w:lang w:eastAsia="da-DK"/>
              </w:rPr>
              <w:t>Uafklarede emner</w:t>
            </w:r>
            <w:r w:rsidR="00E072E9">
              <w:rPr>
                <w:noProof/>
                <w:webHidden/>
              </w:rPr>
              <w:tab/>
            </w:r>
            <w:r w:rsidR="00E072E9">
              <w:rPr>
                <w:noProof/>
                <w:webHidden/>
              </w:rPr>
              <w:fldChar w:fldCharType="begin"/>
            </w:r>
            <w:r w:rsidR="00E072E9">
              <w:rPr>
                <w:noProof/>
                <w:webHidden/>
              </w:rPr>
              <w:instrText xml:space="preserve"> PAGEREF _Toc180589648 \h </w:instrText>
            </w:r>
            <w:r w:rsidR="00E072E9">
              <w:rPr>
                <w:noProof/>
                <w:webHidden/>
              </w:rPr>
            </w:r>
            <w:r w:rsidR="00E072E9">
              <w:rPr>
                <w:noProof/>
                <w:webHidden/>
              </w:rPr>
              <w:fldChar w:fldCharType="separate"/>
            </w:r>
            <w:r w:rsidR="00E072E9">
              <w:rPr>
                <w:noProof/>
                <w:webHidden/>
              </w:rPr>
              <w:t>5</w:t>
            </w:r>
            <w:r w:rsidR="00E072E9">
              <w:rPr>
                <w:noProof/>
                <w:webHidden/>
              </w:rPr>
              <w:fldChar w:fldCharType="end"/>
            </w:r>
          </w:hyperlink>
        </w:p>
        <w:p w14:paraId="4AC74E92" w14:textId="05FDA25E" w:rsidR="00E072E9" w:rsidRDefault="000C537A">
          <w:pPr>
            <w:pStyle w:val="Indholdsfortegnelse1"/>
            <w:rPr>
              <w:rFonts w:eastAsiaTheme="minorEastAsia" w:cstheme="minorBidi"/>
              <w:b w:val="0"/>
              <w:bCs w:val="0"/>
              <w:i w:val="0"/>
              <w:iCs w:val="0"/>
              <w:noProof/>
              <w:kern w:val="2"/>
              <w:lang w:eastAsia="da-DK"/>
              <w14:ligatures w14:val="standardContextual"/>
            </w:rPr>
          </w:pPr>
          <w:hyperlink w:anchor="_Toc180589649" w:history="1">
            <w:r w:rsidR="00E072E9" w:rsidRPr="00A868E7">
              <w:rPr>
                <w:rStyle w:val="Hyperlink"/>
                <w:noProof/>
              </w:rPr>
              <w:t>Terminologi</w:t>
            </w:r>
            <w:r w:rsidR="00E072E9">
              <w:rPr>
                <w:noProof/>
                <w:webHidden/>
              </w:rPr>
              <w:tab/>
            </w:r>
            <w:r w:rsidR="00E072E9">
              <w:rPr>
                <w:noProof/>
                <w:webHidden/>
              </w:rPr>
              <w:fldChar w:fldCharType="begin"/>
            </w:r>
            <w:r w:rsidR="00E072E9">
              <w:rPr>
                <w:noProof/>
                <w:webHidden/>
              </w:rPr>
              <w:instrText xml:space="preserve"> PAGEREF _Toc180589649 \h </w:instrText>
            </w:r>
            <w:r w:rsidR="00E072E9">
              <w:rPr>
                <w:noProof/>
                <w:webHidden/>
              </w:rPr>
            </w:r>
            <w:r w:rsidR="00E072E9">
              <w:rPr>
                <w:noProof/>
                <w:webHidden/>
              </w:rPr>
              <w:fldChar w:fldCharType="separate"/>
            </w:r>
            <w:r w:rsidR="00E072E9">
              <w:rPr>
                <w:noProof/>
                <w:webHidden/>
              </w:rPr>
              <w:t>5</w:t>
            </w:r>
            <w:r w:rsidR="00E072E9">
              <w:rPr>
                <w:noProof/>
                <w:webHidden/>
              </w:rPr>
              <w:fldChar w:fldCharType="end"/>
            </w:r>
          </w:hyperlink>
        </w:p>
        <w:p w14:paraId="5B1E044A" w14:textId="062B27CA" w:rsidR="00E072E9" w:rsidRDefault="000C537A">
          <w:pPr>
            <w:pStyle w:val="Indholdsfortegnelse1"/>
            <w:rPr>
              <w:rFonts w:eastAsiaTheme="minorEastAsia" w:cstheme="minorBidi"/>
              <w:b w:val="0"/>
              <w:bCs w:val="0"/>
              <w:i w:val="0"/>
              <w:iCs w:val="0"/>
              <w:noProof/>
              <w:kern w:val="2"/>
              <w:lang w:eastAsia="da-DK"/>
              <w14:ligatures w14:val="standardContextual"/>
            </w:rPr>
          </w:pPr>
          <w:hyperlink w:anchor="_Toc180589650" w:history="1">
            <w:r w:rsidR="00E072E9" w:rsidRPr="00A868E7">
              <w:rPr>
                <w:rStyle w:val="Hyperlink"/>
                <w:noProof/>
              </w:rPr>
              <w:t>Forretningsprocesser</w:t>
            </w:r>
            <w:r w:rsidR="00E072E9">
              <w:rPr>
                <w:noProof/>
                <w:webHidden/>
              </w:rPr>
              <w:tab/>
            </w:r>
            <w:r w:rsidR="00E072E9">
              <w:rPr>
                <w:noProof/>
                <w:webHidden/>
              </w:rPr>
              <w:fldChar w:fldCharType="begin"/>
            </w:r>
            <w:r w:rsidR="00E072E9">
              <w:rPr>
                <w:noProof/>
                <w:webHidden/>
              </w:rPr>
              <w:instrText xml:space="preserve"> PAGEREF _Toc180589650 \h </w:instrText>
            </w:r>
            <w:r w:rsidR="00E072E9">
              <w:rPr>
                <w:noProof/>
                <w:webHidden/>
              </w:rPr>
            </w:r>
            <w:r w:rsidR="00E072E9">
              <w:rPr>
                <w:noProof/>
                <w:webHidden/>
              </w:rPr>
              <w:fldChar w:fldCharType="separate"/>
            </w:r>
            <w:r w:rsidR="00E072E9">
              <w:rPr>
                <w:noProof/>
                <w:webHidden/>
              </w:rPr>
              <w:t>6</w:t>
            </w:r>
            <w:r w:rsidR="00E072E9">
              <w:rPr>
                <w:noProof/>
                <w:webHidden/>
              </w:rPr>
              <w:fldChar w:fldCharType="end"/>
            </w:r>
          </w:hyperlink>
        </w:p>
        <w:p w14:paraId="29976F23" w14:textId="701546F8" w:rsidR="00E072E9" w:rsidRDefault="000C537A">
          <w:pPr>
            <w:pStyle w:val="Indholdsfortegnelse2"/>
            <w:rPr>
              <w:rFonts w:eastAsiaTheme="minorEastAsia" w:cstheme="minorBidi"/>
              <w:b w:val="0"/>
              <w:bCs w:val="0"/>
              <w:noProof/>
              <w:kern w:val="2"/>
              <w:sz w:val="24"/>
              <w:szCs w:val="24"/>
              <w:lang w:eastAsia="da-DK"/>
              <w14:ligatures w14:val="standardContextual"/>
            </w:rPr>
          </w:pPr>
          <w:hyperlink w:anchor="_Toc180589651" w:history="1">
            <w:r w:rsidR="00E072E9" w:rsidRPr="00A868E7">
              <w:rPr>
                <w:rStyle w:val="Hyperlink"/>
                <w:noProof/>
                <w:lang w:eastAsia="da-DK"/>
              </w:rPr>
              <w:t>3.1 Send EVS oprettelse til SLUT</w:t>
            </w:r>
            <w:r w:rsidR="00E072E9">
              <w:rPr>
                <w:noProof/>
                <w:webHidden/>
              </w:rPr>
              <w:tab/>
            </w:r>
            <w:r w:rsidR="00E072E9">
              <w:rPr>
                <w:noProof/>
                <w:webHidden/>
              </w:rPr>
              <w:fldChar w:fldCharType="begin"/>
            </w:r>
            <w:r w:rsidR="00E072E9">
              <w:rPr>
                <w:noProof/>
                <w:webHidden/>
              </w:rPr>
              <w:instrText xml:space="preserve"> PAGEREF _Toc180589651 \h </w:instrText>
            </w:r>
            <w:r w:rsidR="00E072E9">
              <w:rPr>
                <w:noProof/>
                <w:webHidden/>
              </w:rPr>
            </w:r>
            <w:r w:rsidR="00E072E9">
              <w:rPr>
                <w:noProof/>
                <w:webHidden/>
              </w:rPr>
              <w:fldChar w:fldCharType="separate"/>
            </w:r>
            <w:r w:rsidR="00E072E9">
              <w:rPr>
                <w:noProof/>
                <w:webHidden/>
              </w:rPr>
              <w:t>6</w:t>
            </w:r>
            <w:r w:rsidR="00E072E9">
              <w:rPr>
                <w:noProof/>
                <w:webHidden/>
              </w:rPr>
              <w:fldChar w:fldCharType="end"/>
            </w:r>
          </w:hyperlink>
        </w:p>
        <w:p w14:paraId="318F6CE7" w14:textId="7276F73E" w:rsidR="00E072E9" w:rsidRDefault="000C537A">
          <w:pPr>
            <w:pStyle w:val="Indholdsfortegnelse3"/>
            <w:rPr>
              <w:rFonts w:eastAsiaTheme="minorEastAsia" w:cstheme="minorBidi"/>
              <w:noProof/>
              <w:kern w:val="2"/>
              <w:sz w:val="24"/>
              <w:szCs w:val="24"/>
              <w:lang w:eastAsia="da-DK"/>
              <w14:ligatures w14:val="standardContextual"/>
            </w:rPr>
          </w:pPr>
          <w:hyperlink w:anchor="_Toc180589652" w:history="1">
            <w:r w:rsidR="00E072E9" w:rsidRPr="00A868E7">
              <w:rPr>
                <w:rStyle w:val="Hyperlink"/>
                <w:noProof/>
                <w:lang w:eastAsia="da-DK"/>
              </w:rPr>
              <w:t>3.1.0 Indlæs konverteringsfil fra RUE</w:t>
            </w:r>
            <w:r w:rsidR="00E072E9">
              <w:rPr>
                <w:noProof/>
                <w:webHidden/>
              </w:rPr>
              <w:tab/>
            </w:r>
            <w:r w:rsidR="00E072E9">
              <w:rPr>
                <w:noProof/>
                <w:webHidden/>
              </w:rPr>
              <w:fldChar w:fldCharType="begin"/>
            </w:r>
            <w:r w:rsidR="00E072E9">
              <w:rPr>
                <w:noProof/>
                <w:webHidden/>
              </w:rPr>
              <w:instrText xml:space="preserve"> PAGEREF _Toc180589652 \h </w:instrText>
            </w:r>
            <w:r w:rsidR="00E072E9">
              <w:rPr>
                <w:noProof/>
                <w:webHidden/>
              </w:rPr>
            </w:r>
            <w:r w:rsidR="00E072E9">
              <w:rPr>
                <w:noProof/>
                <w:webHidden/>
              </w:rPr>
              <w:fldChar w:fldCharType="separate"/>
            </w:r>
            <w:r w:rsidR="00E072E9">
              <w:rPr>
                <w:noProof/>
                <w:webHidden/>
              </w:rPr>
              <w:t>7</w:t>
            </w:r>
            <w:r w:rsidR="00E072E9">
              <w:rPr>
                <w:noProof/>
                <w:webHidden/>
              </w:rPr>
              <w:fldChar w:fldCharType="end"/>
            </w:r>
          </w:hyperlink>
        </w:p>
        <w:p w14:paraId="6651B5EE" w14:textId="23983630" w:rsidR="00E072E9" w:rsidRDefault="000C537A">
          <w:pPr>
            <w:pStyle w:val="Indholdsfortegnelse3"/>
            <w:rPr>
              <w:rFonts w:eastAsiaTheme="minorEastAsia" w:cstheme="minorBidi"/>
              <w:noProof/>
              <w:kern w:val="2"/>
              <w:sz w:val="24"/>
              <w:szCs w:val="24"/>
              <w:lang w:eastAsia="da-DK"/>
              <w14:ligatures w14:val="standardContextual"/>
            </w:rPr>
          </w:pPr>
          <w:hyperlink w:anchor="_Toc180589653" w:history="1">
            <w:r w:rsidR="00E072E9" w:rsidRPr="00A868E7">
              <w:rPr>
                <w:rStyle w:val="Hyperlink"/>
                <w:noProof/>
                <w:lang w:eastAsia="da-DK"/>
              </w:rPr>
              <w:t>3.1.1 Indhent EVS grundlag (Gl. lov)</w:t>
            </w:r>
            <w:r w:rsidR="00E072E9">
              <w:rPr>
                <w:noProof/>
                <w:webHidden/>
              </w:rPr>
              <w:tab/>
            </w:r>
            <w:r w:rsidR="00E072E9">
              <w:rPr>
                <w:noProof/>
                <w:webHidden/>
              </w:rPr>
              <w:fldChar w:fldCharType="begin"/>
            </w:r>
            <w:r w:rsidR="00E072E9">
              <w:rPr>
                <w:noProof/>
                <w:webHidden/>
              </w:rPr>
              <w:instrText xml:space="preserve"> PAGEREF _Toc180589653 \h </w:instrText>
            </w:r>
            <w:r w:rsidR="00E072E9">
              <w:rPr>
                <w:noProof/>
                <w:webHidden/>
              </w:rPr>
            </w:r>
            <w:r w:rsidR="00E072E9">
              <w:rPr>
                <w:noProof/>
                <w:webHidden/>
              </w:rPr>
              <w:fldChar w:fldCharType="separate"/>
            </w:r>
            <w:r w:rsidR="00E072E9">
              <w:rPr>
                <w:noProof/>
                <w:webHidden/>
              </w:rPr>
              <w:t>9</w:t>
            </w:r>
            <w:r w:rsidR="00E072E9">
              <w:rPr>
                <w:noProof/>
                <w:webHidden/>
              </w:rPr>
              <w:fldChar w:fldCharType="end"/>
            </w:r>
          </w:hyperlink>
        </w:p>
        <w:p w14:paraId="67BD4765" w14:textId="0777DE56" w:rsidR="00E072E9" w:rsidRDefault="000C537A">
          <w:pPr>
            <w:pStyle w:val="Indholdsfortegnelse3"/>
            <w:rPr>
              <w:rFonts w:eastAsiaTheme="minorEastAsia" w:cstheme="minorBidi"/>
              <w:noProof/>
              <w:kern w:val="2"/>
              <w:sz w:val="24"/>
              <w:szCs w:val="24"/>
              <w:lang w:eastAsia="da-DK"/>
              <w14:ligatures w14:val="standardContextual"/>
            </w:rPr>
          </w:pPr>
          <w:hyperlink w:anchor="_Toc180589654" w:history="1">
            <w:r w:rsidR="00E072E9" w:rsidRPr="00A868E7">
              <w:rPr>
                <w:rStyle w:val="Hyperlink"/>
                <w:noProof/>
                <w:lang w:eastAsia="da-DK"/>
              </w:rPr>
              <w:t>3.1.6 Indhent EVS grundlag (Ny lov)</w:t>
            </w:r>
            <w:r w:rsidR="00E072E9">
              <w:rPr>
                <w:noProof/>
                <w:webHidden/>
              </w:rPr>
              <w:tab/>
            </w:r>
            <w:r w:rsidR="00E072E9">
              <w:rPr>
                <w:noProof/>
                <w:webHidden/>
              </w:rPr>
              <w:fldChar w:fldCharType="begin"/>
            </w:r>
            <w:r w:rsidR="00E072E9">
              <w:rPr>
                <w:noProof/>
                <w:webHidden/>
              </w:rPr>
              <w:instrText xml:space="preserve"> PAGEREF _Toc180589654 \h </w:instrText>
            </w:r>
            <w:r w:rsidR="00E072E9">
              <w:rPr>
                <w:noProof/>
                <w:webHidden/>
              </w:rPr>
            </w:r>
            <w:r w:rsidR="00E072E9">
              <w:rPr>
                <w:noProof/>
                <w:webHidden/>
              </w:rPr>
              <w:fldChar w:fldCharType="separate"/>
            </w:r>
            <w:r w:rsidR="00E072E9">
              <w:rPr>
                <w:noProof/>
                <w:webHidden/>
              </w:rPr>
              <w:t>13</w:t>
            </w:r>
            <w:r w:rsidR="00E072E9">
              <w:rPr>
                <w:noProof/>
                <w:webHidden/>
              </w:rPr>
              <w:fldChar w:fldCharType="end"/>
            </w:r>
          </w:hyperlink>
        </w:p>
        <w:p w14:paraId="6368E906" w14:textId="3B7B78E4" w:rsidR="00E072E9" w:rsidRDefault="000C537A">
          <w:pPr>
            <w:pStyle w:val="Indholdsfortegnelse1"/>
            <w:rPr>
              <w:rFonts w:eastAsiaTheme="minorEastAsia" w:cstheme="minorBidi"/>
              <w:b w:val="0"/>
              <w:bCs w:val="0"/>
              <w:i w:val="0"/>
              <w:iCs w:val="0"/>
              <w:noProof/>
              <w:kern w:val="2"/>
              <w:lang w:eastAsia="da-DK"/>
              <w14:ligatures w14:val="standardContextual"/>
            </w:rPr>
          </w:pPr>
          <w:hyperlink w:anchor="_Toc180589655" w:history="1">
            <w:r w:rsidR="00E072E9" w:rsidRPr="00A868E7">
              <w:rPr>
                <w:rStyle w:val="Hyperlink"/>
                <w:noProof/>
              </w:rPr>
              <w:t>Epic overblik</w:t>
            </w:r>
            <w:r w:rsidR="00E072E9">
              <w:rPr>
                <w:noProof/>
                <w:webHidden/>
              </w:rPr>
              <w:tab/>
            </w:r>
            <w:r w:rsidR="00E072E9">
              <w:rPr>
                <w:noProof/>
                <w:webHidden/>
              </w:rPr>
              <w:fldChar w:fldCharType="begin"/>
            </w:r>
            <w:r w:rsidR="00E072E9">
              <w:rPr>
                <w:noProof/>
                <w:webHidden/>
              </w:rPr>
              <w:instrText xml:space="preserve"> PAGEREF _Toc180589655 \h </w:instrText>
            </w:r>
            <w:r w:rsidR="00E072E9">
              <w:rPr>
                <w:noProof/>
                <w:webHidden/>
              </w:rPr>
            </w:r>
            <w:r w:rsidR="00E072E9">
              <w:rPr>
                <w:noProof/>
                <w:webHidden/>
              </w:rPr>
              <w:fldChar w:fldCharType="separate"/>
            </w:r>
            <w:r w:rsidR="00E072E9">
              <w:rPr>
                <w:noProof/>
                <w:webHidden/>
              </w:rPr>
              <w:t>15</w:t>
            </w:r>
            <w:r w:rsidR="00E072E9">
              <w:rPr>
                <w:noProof/>
                <w:webHidden/>
              </w:rPr>
              <w:fldChar w:fldCharType="end"/>
            </w:r>
          </w:hyperlink>
        </w:p>
        <w:p w14:paraId="4AC06445" w14:textId="0C71B6D5" w:rsidR="00E072E9" w:rsidRDefault="000C537A">
          <w:pPr>
            <w:pStyle w:val="Indholdsfortegnelse1"/>
            <w:rPr>
              <w:rFonts w:eastAsiaTheme="minorEastAsia" w:cstheme="minorBidi"/>
              <w:b w:val="0"/>
              <w:bCs w:val="0"/>
              <w:i w:val="0"/>
              <w:iCs w:val="0"/>
              <w:noProof/>
              <w:kern w:val="2"/>
              <w:lang w:eastAsia="da-DK"/>
              <w14:ligatures w14:val="standardContextual"/>
            </w:rPr>
          </w:pPr>
          <w:hyperlink w:anchor="_Toc180589656" w:history="1">
            <w:r w:rsidR="00E072E9" w:rsidRPr="00A868E7">
              <w:rPr>
                <w:rStyle w:val="Hyperlink"/>
                <w:noProof/>
              </w:rPr>
              <w:t>Bilag til ÆA73</w:t>
            </w:r>
            <w:r w:rsidR="00E072E9">
              <w:rPr>
                <w:noProof/>
                <w:webHidden/>
              </w:rPr>
              <w:tab/>
            </w:r>
            <w:r w:rsidR="00E072E9">
              <w:rPr>
                <w:noProof/>
                <w:webHidden/>
              </w:rPr>
              <w:fldChar w:fldCharType="begin"/>
            </w:r>
            <w:r w:rsidR="00E072E9">
              <w:rPr>
                <w:noProof/>
                <w:webHidden/>
              </w:rPr>
              <w:instrText xml:space="preserve"> PAGEREF _Toc180589656 \h </w:instrText>
            </w:r>
            <w:r w:rsidR="00E072E9">
              <w:rPr>
                <w:noProof/>
                <w:webHidden/>
              </w:rPr>
            </w:r>
            <w:r w:rsidR="00E072E9">
              <w:rPr>
                <w:noProof/>
                <w:webHidden/>
              </w:rPr>
              <w:fldChar w:fldCharType="separate"/>
            </w:r>
            <w:r w:rsidR="00E072E9">
              <w:rPr>
                <w:noProof/>
                <w:webHidden/>
              </w:rPr>
              <w:t>16</w:t>
            </w:r>
            <w:r w:rsidR="00E072E9">
              <w:rPr>
                <w:noProof/>
                <w:webHidden/>
              </w:rPr>
              <w:fldChar w:fldCharType="end"/>
            </w:r>
          </w:hyperlink>
        </w:p>
        <w:p w14:paraId="3AA63EBC" w14:textId="51D383C8" w:rsidR="00537FAF" w:rsidRDefault="00537FAF">
          <w:r>
            <w:rPr>
              <w:b/>
              <w:bCs/>
            </w:rPr>
            <w:fldChar w:fldCharType="end"/>
          </w:r>
        </w:p>
      </w:sdtContent>
    </w:sdt>
    <w:p w14:paraId="22872B84" w14:textId="38DF24BC" w:rsidR="008240E1" w:rsidRDefault="00C2170D" w:rsidP="00EF4887">
      <w:pPr>
        <w:rPr>
          <w:rFonts w:ascii="Arial" w:eastAsia="Times New Roman" w:hAnsi="Arial" w:cs="Arial"/>
          <w:b/>
          <w:bCs/>
          <w:sz w:val="24"/>
          <w:szCs w:val="24"/>
          <w:lang w:eastAsia="da-DK"/>
        </w:rPr>
      </w:pPr>
      <w:r>
        <w:rPr>
          <w:b/>
          <w:bCs/>
          <w:sz w:val="24"/>
          <w:szCs w:val="24"/>
        </w:rPr>
        <w:br w:type="page"/>
      </w:r>
    </w:p>
    <w:p w14:paraId="73E7353A" w14:textId="46152D1A" w:rsidR="009044B7" w:rsidRPr="000B0361" w:rsidRDefault="000B0361" w:rsidP="000B0361">
      <w:pPr>
        <w:pStyle w:val="Overskrift1"/>
      </w:pPr>
      <w:bookmarkStart w:id="12" w:name="_Toc180589642"/>
      <w:r>
        <w:lastRenderedPageBreak/>
        <w:t>Introduktion</w:t>
      </w:r>
      <w:bookmarkEnd w:id="12"/>
    </w:p>
    <w:p w14:paraId="3C6C8D7A" w14:textId="7E32C422" w:rsidR="00AC121C" w:rsidRDefault="00AC121C" w:rsidP="00AC121C">
      <w:pPr>
        <w:rPr>
          <w:lang w:eastAsia="da-DK"/>
        </w:rPr>
      </w:pPr>
      <w:r>
        <w:rPr>
          <w:lang w:eastAsia="da-DK"/>
        </w:rPr>
        <w:t xml:space="preserve">Dette dokument beskriver </w:t>
      </w:r>
      <w:proofErr w:type="spellStart"/>
      <w:r>
        <w:rPr>
          <w:lang w:eastAsia="da-DK"/>
        </w:rPr>
        <w:t>KMD’s</w:t>
      </w:r>
      <w:proofErr w:type="spellEnd"/>
      <w:r>
        <w:rPr>
          <w:lang w:eastAsia="da-DK"/>
        </w:rPr>
        <w:t xml:space="preserve"> løsningsforslag til konvertering af udenlandske ejendomme i trin 4 (EVS SLUT 2024) vedrørende EVS – også kaldet ÆA73.</w:t>
      </w:r>
    </w:p>
    <w:p w14:paraId="103AA42F" w14:textId="77777777" w:rsidR="00AC121C" w:rsidRDefault="00AC121C" w:rsidP="00AC121C">
      <w:pPr>
        <w:rPr>
          <w:lang w:eastAsia="da-DK"/>
        </w:rPr>
      </w:pPr>
    </w:p>
    <w:p w14:paraId="3A18BFC8" w14:textId="77777777" w:rsidR="00AC121C" w:rsidRDefault="00AC121C" w:rsidP="00AC121C">
      <w:r>
        <w:t xml:space="preserve">Dokumentet dækker følgende krav fra kravspecifikation </w:t>
      </w:r>
      <w:r w:rsidRPr="00AC121C">
        <w:t>ÆA73 Konvertering af udenlandske ejendomme v 2.6a til ekstern review</w:t>
      </w:r>
      <w:r>
        <w:t>’ modtaget 9/10-2024. Kravene er modtaget som en ændringsanmodning ÆA73 til BF17 trin 4:</w:t>
      </w:r>
    </w:p>
    <w:p w14:paraId="39732D7D" w14:textId="77777777" w:rsidR="00AC121C" w:rsidRDefault="00AC121C" w:rsidP="00AC121C"/>
    <w:p w14:paraId="690A56C7" w14:textId="77777777" w:rsidR="00AC121C" w:rsidRDefault="00AC121C" w:rsidP="00AC121C">
      <w:pPr>
        <w:rPr>
          <w:lang w:eastAsia="da-DK"/>
        </w:rPr>
      </w:pPr>
      <w:r>
        <w:rPr>
          <w:lang w:eastAsia="da-DK"/>
        </w:rPr>
        <w:t>I denne løsningsbeskrivelse behandles følgende krav:</w:t>
      </w:r>
      <w:bookmarkStart w:id="13" w:name="_Toc179297175"/>
    </w:p>
    <w:p w14:paraId="11542DD2" w14:textId="68A6FB7A" w:rsidR="00AC121C" w:rsidRDefault="00AC121C" w:rsidP="009B5539">
      <w:pPr>
        <w:pStyle w:val="Listeafsnit"/>
        <w:numPr>
          <w:ilvl w:val="0"/>
          <w:numId w:val="6"/>
        </w:numPr>
        <w:rPr>
          <w:lang w:eastAsia="da-DK"/>
        </w:rPr>
      </w:pPr>
      <w:r w:rsidRPr="00AB7346">
        <w:t>FK</w:t>
      </w:r>
      <w:r>
        <w:t>1-</w:t>
      </w:r>
      <w:r w:rsidRPr="00AB7346">
        <w:t>A</w:t>
      </w:r>
      <w:r>
        <w:t>15</w:t>
      </w:r>
      <w:r w:rsidRPr="00AB7346">
        <w:t xml:space="preserve">.1 </w:t>
      </w:r>
      <w:r>
        <w:t>– EVS SLUT – Dannelse af data til brug for datavask af registreringer for udenlandske ejendomme.</w:t>
      </w:r>
      <w:bookmarkEnd w:id="13"/>
    </w:p>
    <w:p w14:paraId="4E6039DC" w14:textId="77777777" w:rsidR="00AC121C" w:rsidRDefault="00AC121C" w:rsidP="009B5539">
      <w:pPr>
        <w:pStyle w:val="Listeafsnit"/>
        <w:numPr>
          <w:ilvl w:val="0"/>
          <w:numId w:val="6"/>
        </w:numPr>
        <w:rPr>
          <w:lang w:eastAsia="da-DK"/>
        </w:rPr>
      </w:pPr>
      <w:bookmarkStart w:id="14" w:name="_Toc179297176"/>
      <w:r w:rsidRPr="00AC121C">
        <w:t>FK1-A15.2 – EVS SLUT – Konvertering af data for udenlandske ejendomme</w:t>
      </w:r>
      <w:bookmarkEnd w:id="14"/>
    </w:p>
    <w:p w14:paraId="160317B9" w14:textId="77777777" w:rsidR="00AC121C" w:rsidRDefault="00AC121C" w:rsidP="009B5539">
      <w:pPr>
        <w:pStyle w:val="Listeafsnit"/>
        <w:numPr>
          <w:ilvl w:val="0"/>
          <w:numId w:val="6"/>
        </w:numPr>
        <w:rPr>
          <w:lang w:eastAsia="da-DK"/>
        </w:rPr>
      </w:pPr>
      <w:bookmarkStart w:id="15" w:name="_Toc179297177"/>
      <w:r w:rsidRPr="00AB7346">
        <w:t>FK</w:t>
      </w:r>
      <w:r>
        <w:t>1-A15</w:t>
      </w:r>
      <w:r w:rsidRPr="00AB7346">
        <w:t>.</w:t>
      </w:r>
      <w:r>
        <w:t>3</w:t>
      </w:r>
      <w:r w:rsidRPr="00AB7346">
        <w:t xml:space="preserve"> </w:t>
      </w:r>
      <w:r>
        <w:t>– EVS SLUT – Justering af data for udenlandske ejendomme ID810</w:t>
      </w:r>
      <w:bookmarkEnd w:id="15"/>
    </w:p>
    <w:p w14:paraId="2DD790AB" w14:textId="77777777" w:rsidR="00AC121C" w:rsidRPr="001963F5" w:rsidRDefault="00AC121C" w:rsidP="00AC121C">
      <w:pPr>
        <w:rPr>
          <w:lang w:eastAsia="da-DK"/>
        </w:rPr>
      </w:pPr>
    </w:p>
    <w:p w14:paraId="32B4648D" w14:textId="77777777" w:rsidR="00B472F6" w:rsidRDefault="00B472F6" w:rsidP="00B64F71"/>
    <w:p w14:paraId="0FFCC3B9" w14:textId="37467B7F" w:rsidR="00B64F71" w:rsidRDefault="00B64F71" w:rsidP="00B64F71">
      <w:r>
        <w:t xml:space="preserve">Løsningsbeskrivelsen er </w:t>
      </w:r>
      <w:proofErr w:type="spellStart"/>
      <w:r>
        <w:t>KMD’s</w:t>
      </w:r>
      <w:proofErr w:type="spellEnd"/>
      <w:r>
        <w:t xml:space="preserve"> svar på, hvordan kravene i de fremsendte specifikation</w:t>
      </w:r>
      <w:r w:rsidR="00997220">
        <w:t>er</w:t>
      </w:r>
      <w:r>
        <w:t xml:space="preserve"> tænkes opfyldt i relation til ændring af programmel og processer i </w:t>
      </w:r>
      <w:r w:rsidR="005E60A9">
        <w:t xml:space="preserve">EVS </w:t>
      </w:r>
      <w:r w:rsidR="005D2FAB">
        <w:t>SLUT</w:t>
      </w:r>
      <w:r>
        <w:t>,</w:t>
      </w:r>
      <w:r w:rsidR="00997220" w:rsidDel="00997220">
        <w:t xml:space="preserve"> </w:t>
      </w:r>
      <w:r>
        <w:t xml:space="preserve">SKAT </w:t>
      </w:r>
      <w:r w:rsidR="005969CF">
        <w:t>Ligning og EVS Online (F</w:t>
      </w:r>
      <w:r w:rsidR="00E90A1A">
        <w:t>RIT</w:t>
      </w:r>
      <w:r w:rsidR="005969CF">
        <w:t xml:space="preserve"> interface)</w:t>
      </w:r>
      <w:r w:rsidR="00992CCA">
        <w:t>.</w:t>
      </w:r>
    </w:p>
    <w:p w14:paraId="1FCE9C4D" w14:textId="25FC9A6B" w:rsidR="00B64F71" w:rsidRDefault="00B64F71" w:rsidP="00B64F71">
      <w:r>
        <w:t xml:space="preserve">Løsningsbeskrivelsen skal læses i lyset af de </w:t>
      </w:r>
      <w:r w:rsidR="00DB3AC4">
        <w:t>modtagne kravspecifikationsdokument</w:t>
      </w:r>
      <w:r w:rsidR="00997220">
        <w:t>er</w:t>
      </w:r>
      <w:r>
        <w:t xml:space="preserve">, hvilket betyder, at krav angivet i kravspecifikationen som udgangspunkt er en gældende del af den aftalte funktionalitet, også selv om de ikke er gentaget i løsningsbeskrivelsen. </w:t>
      </w:r>
    </w:p>
    <w:p w14:paraId="0703E8EE" w14:textId="77777777" w:rsidR="00B472F6" w:rsidRDefault="00B472F6" w:rsidP="00637F9E"/>
    <w:p w14:paraId="4FA81A2B" w14:textId="66BCC832" w:rsidR="00637F9E" w:rsidRDefault="00637F9E" w:rsidP="00637F9E">
      <w:r>
        <w:t>Til hvert afsnit er de tilhørende krav oplistet. Kravene kan være markeret med en *</w:t>
      </w:r>
      <w:r w:rsidR="00500E52">
        <w:t>, d</w:t>
      </w:r>
      <w:r>
        <w:t>et betyder, at kravet er refereret til fra flere afsnit i løsningsbeskrivelsen.</w:t>
      </w:r>
    </w:p>
    <w:p w14:paraId="7F00D55C" w14:textId="77777777" w:rsidR="00637F9E" w:rsidRDefault="00637F9E" w:rsidP="00637F9E">
      <w:r>
        <w:rPr>
          <w:lang w:eastAsia="da-DK"/>
        </w:rPr>
        <w:t xml:space="preserve">I de diagrammer, der vises i de efterfølgende afsnit, betyder et rødt X, at noget ’udgår’. Rød tekst betyder at noget er nyt eller ændret. </w:t>
      </w:r>
    </w:p>
    <w:p w14:paraId="2B9311BC" w14:textId="77777777" w:rsidR="00B97768" w:rsidRDefault="00B97768" w:rsidP="00B64F71"/>
    <w:p w14:paraId="72A3AF58" w14:textId="206A5D89" w:rsidR="00B64F71" w:rsidRDefault="00B64F71" w:rsidP="00B64F71">
      <w:r>
        <w:t xml:space="preserve">Vi gør dog opmærksom på, at løsningsbeskrivelsen i mange tilfælde er et forsøg på at udtrykke en teknisk præcisering af, hvorledes den i kravspecifikationen angivne forretningsfunktionalitet vil blive implementeret i de eksisterende programmer, og at løsningsbeskrivelsen </w:t>
      </w:r>
      <w:r w:rsidR="006A0598">
        <w:t>ofte</w:t>
      </w:r>
      <w:r>
        <w:t xml:space="preserve"> indeholder et element af fortolkning. Uoverensstemmende fortolkninger kan derfor </w:t>
      </w:r>
      <w:r w:rsidR="004D6894">
        <w:t>ikke udelukkes</w:t>
      </w:r>
      <w:r>
        <w:t xml:space="preserve">. I tilfælde, hvor der opdages uoverensstemmelse mellem formuleringer og forståelser udtrykt i henholdsvis kravspecifikationen og løsningsbeskrivelsen, påhviler det begge parter at gøre opmærksom på og få afklaret uoverensstemmelsen hurtigst muligt. </w:t>
      </w:r>
    </w:p>
    <w:p w14:paraId="36FD48F6" w14:textId="77777777" w:rsidR="000B0361" w:rsidRDefault="000B0361" w:rsidP="000B0361">
      <w:pPr>
        <w:pStyle w:val="Listeafsnit"/>
        <w:rPr>
          <w:lang w:eastAsia="da-DK"/>
        </w:rPr>
      </w:pPr>
    </w:p>
    <w:p w14:paraId="14296098" w14:textId="712E6C9B" w:rsidR="009044B7" w:rsidRDefault="00E26A82" w:rsidP="000B30FA">
      <w:pPr>
        <w:pStyle w:val="Overskrift1"/>
        <w:keepNext/>
      </w:pPr>
      <w:bookmarkStart w:id="16" w:name="_Toc180589643"/>
      <w:proofErr w:type="spellStart"/>
      <w:r>
        <w:t>For</w:t>
      </w:r>
      <w:r w:rsidR="007D0A43">
        <w:t>r</w:t>
      </w:r>
      <w:r>
        <w:t>etningsscope</w:t>
      </w:r>
      <w:bookmarkEnd w:id="16"/>
      <w:proofErr w:type="spellEnd"/>
    </w:p>
    <w:p w14:paraId="151244BB" w14:textId="77777777" w:rsidR="00AC121C" w:rsidRDefault="007B19B8" w:rsidP="00AC121C">
      <w:pPr>
        <w:rPr>
          <w:lang w:eastAsia="da-DK"/>
        </w:rPr>
      </w:pPr>
      <w:r>
        <w:rPr>
          <w:lang w:eastAsia="da-DK"/>
        </w:rPr>
        <w:t xml:space="preserve">Ovenstående kravspecifikation dækker over en række af rettelser til eksisterende forretningsprocesser. </w:t>
      </w:r>
    </w:p>
    <w:p w14:paraId="219B22C4" w14:textId="40561476" w:rsidR="00AC121C" w:rsidRDefault="00AC121C" w:rsidP="00AC121C">
      <w:pPr>
        <w:rPr>
          <w:lang w:eastAsia="da-DK"/>
        </w:rPr>
      </w:pPr>
      <w:r>
        <w:rPr>
          <w:lang w:eastAsia="da-DK"/>
        </w:rPr>
        <w:t>Det samlede procesoverblik for Forskud ser sådan ud</w:t>
      </w:r>
      <w:r w:rsidRPr="00935AEC">
        <w:t xml:space="preserve"> </w:t>
      </w:r>
      <w:r>
        <w:t>(figur 1) og de</w:t>
      </w:r>
      <w:r w:rsidR="00492EA2">
        <w:t>n</w:t>
      </w:r>
      <w:r>
        <w:t xml:space="preserve"> </w:t>
      </w:r>
      <w:r>
        <w:rPr>
          <w:lang w:eastAsia="da-DK"/>
        </w:rPr>
        <w:t xml:space="preserve">hovedproces, der er i </w:t>
      </w:r>
      <w:proofErr w:type="spellStart"/>
      <w:r>
        <w:rPr>
          <w:lang w:eastAsia="da-DK"/>
        </w:rPr>
        <w:t>scope</w:t>
      </w:r>
      <w:proofErr w:type="spellEnd"/>
      <w:r>
        <w:rPr>
          <w:lang w:eastAsia="da-DK"/>
        </w:rPr>
        <w:t xml:space="preserve"> til ÆA</w:t>
      </w:r>
      <w:r w:rsidR="004F6964">
        <w:rPr>
          <w:lang w:eastAsia="da-DK"/>
        </w:rPr>
        <w:t>73</w:t>
      </w:r>
      <w:r>
        <w:rPr>
          <w:lang w:eastAsia="da-DK"/>
        </w:rPr>
        <w:t xml:space="preserve"> ift. trin </w:t>
      </w:r>
      <w:r w:rsidR="004F6964">
        <w:rPr>
          <w:lang w:eastAsia="da-DK"/>
        </w:rPr>
        <w:t>4</w:t>
      </w:r>
      <w:r>
        <w:rPr>
          <w:lang w:eastAsia="da-DK"/>
        </w:rPr>
        <w:t xml:space="preserve"> i denne løsningsbeskrivelse, er markeret med en rød kasse. </w:t>
      </w:r>
    </w:p>
    <w:p w14:paraId="41125E00" w14:textId="579180AF" w:rsidR="00406811" w:rsidRDefault="00406811" w:rsidP="009044B7">
      <w:pPr>
        <w:rPr>
          <w:lang w:eastAsia="da-DK"/>
        </w:rPr>
      </w:pPr>
    </w:p>
    <w:p w14:paraId="1EA8DFCD" w14:textId="36E0DF5F" w:rsidR="00935AEC" w:rsidRDefault="006763F2" w:rsidP="00935AEC">
      <w:pPr>
        <w:rPr>
          <w:lang w:eastAsia="da-DK"/>
        </w:rPr>
      </w:pPr>
      <w:r>
        <w:rPr>
          <w:noProof/>
          <w:lang w:eastAsia="da-DK"/>
        </w:rPr>
        <w:lastRenderedPageBreak/>
        <mc:AlternateContent>
          <mc:Choice Requires="wps">
            <w:drawing>
              <wp:anchor distT="0" distB="0" distL="114300" distR="114300" simplePos="0" relativeHeight="251658240" behindDoc="0" locked="0" layoutInCell="1" allowOverlap="1" wp14:anchorId="37A96CD0" wp14:editId="5581F206">
                <wp:simplePos x="0" y="0"/>
                <wp:positionH relativeFrom="margin">
                  <wp:posOffset>3623310</wp:posOffset>
                </wp:positionH>
                <wp:positionV relativeFrom="paragraph">
                  <wp:posOffset>367665</wp:posOffset>
                </wp:positionV>
                <wp:extent cx="1323975" cy="463753"/>
                <wp:effectExtent l="19050" t="19050" r="28575" b="12700"/>
                <wp:wrapNone/>
                <wp:docPr id="1" name="Rectangle 1"/>
                <wp:cNvGraphicFramePr/>
                <a:graphic xmlns:a="http://schemas.openxmlformats.org/drawingml/2006/main">
                  <a:graphicData uri="http://schemas.microsoft.com/office/word/2010/wordprocessingShape">
                    <wps:wsp>
                      <wps:cNvSpPr/>
                      <wps:spPr>
                        <a:xfrm>
                          <a:off x="0" y="0"/>
                          <a:ext cx="1323975" cy="46375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http://schemas.openxmlformats.org/drawingml/2006/main">
            <w:pict>
              <v:rect id="Rectangle 1" style="position:absolute;margin-left:285.3pt;margin-top:28.95pt;width:104.25pt;height:3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79FCA4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">
                <w10:wrap anchorx="margin"/>
              </v:rect>
            </w:pict>
          </mc:Fallback>
        </mc:AlternateContent>
      </w:r>
      <w:r w:rsidR="004F6964">
        <w:object w:dxaOrig="29611" w:dyaOrig="18976" w14:anchorId="2F86C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5pt;height:306.5pt" o:ole="">
            <v:imagedata r:id="rId11" o:title=""/>
          </v:shape>
          <o:OLEObject Type="Embed" ProgID="Visio.Drawing.15" ShapeID="_x0000_i1025" DrawAspect="Content" ObjectID="_1792321423" r:id="rId12"/>
        </w:object>
      </w:r>
    </w:p>
    <w:p w14:paraId="0EF030F9" w14:textId="1A43F9EE" w:rsidR="00935AEC" w:rsidRPr="005860CC" w:rsidRDefault="00AB1D54" w:rsidP="005860CC">
      <w:pPr>
        <w:jc w:val="center"/>
        <w:rPr>
          <w:i/>
          <w:iCs/>
          <w:lang w:eastAsia="da-DK"/>
        </w:rPr>
      </w:pPr>
      <w:r w:rsidRPr="005860CC">
        <w:rPr>
          <w:i/>
          <w:iCs/>
          <w:lang w:eastAsia="da-DK"/>
        </w:rPr>
        <w:t>Figur 1</w:t>
      </w:r>
    </w:p>
    <w:p w14:paraId="4B942102" w14:textId="77777777" w:rsidR="00385C21" w:rsidRDefault="00385C21" w:rsidP="00935AEC">
      <w:pPr>
        <w:rPr>
          <w:lang w:eastAsia="da-DK"/>
        </w:rPr>
      </w:pPr>
    </w:p>
    <w:p w14:paraId="07AE2A7B" w14:textId="2C7373A2" w:rsidR="009A72A7" w:rsidRDefault="009A72A7" w:rsidP="009A72A7">
      <w:pPr>
        <w:pStyle w:val="Overskrift2"/>
        <w:rPr>
          <w:lang w:eastAsia="da-DK"/>
        </w:rPr>
      </w:pPr>
      <w:bookmarkStart w:id="17" w:name="_Toc180589644"/>
      <w:r>
        <w:rPr>
          <w:lang w:eastAsia="da-DK"/>
        </w:rPr>
        <w:t xml:space="preserve">Ikke i </w:t>
      </w:r>
      <w:proofErr w:type="spellStart"/>
      <w:r>
        <w:rPr>
          <w:lang w:eastAsia="da-DK"/>
        </w:rPr>
        <w:t>scope</w:t>
      </w:r>
      <w:bookmarkEnd w:id="17"/>
      <w:proofErr w:type="spellEnd"/>
    </w:p>
    <w:p w14:paraId="37759485" w14:textId="3B672411" w:rsidR="00AC121C" w:rsidRDefault="00AC121C" w:rsidP="00AC121C">
      <w:pPr>
        <w:rPr>
          <w:lang w:eastAsia="da-DK"/>
        </w:rPr>
      </w:pPr>
      <w:r>
        <w:rPr>
          <w:lang w:eastAsia="da-DK"/>
        </w:rPr>
        <w:t>Krav der er rettet mod SLUT eller RUE er ikke en del af denne løsningsbeskrivelse (FK2, FK3).</w:t>
      </w:r>
    </w:p>
    <w:p w14:paraId="5A8AD7AF" w14:textId="77777777" w:rsidR="00AC121C" w:rsidRDefault="00AC121C" w:rsidP="005E60A9">
      <w:pPr>
        <w:rPr>
          <w:lang w:eastAsia="da-DK"/>
        </w:rPr>
      </w:pPr>
    </w:p>
    <w:p w14:paraId="131F1BC7" w14:textId="77777777" w:rsidR="00AC121C" w:rsidRDefault="00AC121C" w:rsidP="005E60A9">
      <w:pPr>
        <w:rPr>
          <w:lang w:eastAsia="da-DK"/>
        </w:rPr>
      </w:pPr>
    </w:p>
    <w:p w14:paraId="7FA2F650" w14:textId="7E2B8E55" w:rsidR="00E274D3" w:rsidRDefault="00E274D3" w:rsidP="009E605E">
      <w:pPr>
        <w:pStyle w:val="Overskrift1"/>
        <w:keepNext/>
      </w:pPr>
      <w:bookmarkStart w:id="18" w:name="_Toc180589645"/>
      <w:r>
        <w:t xml:space="preserve">Teknisk </w:t>
      </w:r>
      <w:proofErr w:type="spellStart"/>
      <w:r>
        <w:t>scope</w:t>
      </w:r>
      <w:bookmarkEnd w:id="18"/>
      <w:proofErr w:type="spellEnd"/>
    </w:p>
    <w:p w14:paraId="009D3FCA" w14:textId="53F672DC" w:rsidR="005A674A" w:rsidRDefault="005A674A" w:rsidP="005A674A">
      <w:pPr>
        <w:pStyle w:val="Overskrift2"/>
        <w:rPr>
          <w:lang w:eastAsia="da-DK"/>
        </w:rPr>
      </w:pPr>
      <w:bookmarkStart w:id="19" w:name="_Toc180589646"/>
      <w:r>
        <w:rPr>
          <w:lang w:eastAsia="da-DK"/>
        </w:rPr>
        <w:t xml:space="preserve">I </w:t>
      </w:r>
      <w:proofErr w:type="spellStart"/>
      <w:r>
        <w:rPr>
          <w:lang w:eastAsia="da-DK"/>
        </w:rPr>
        <w:t>scope</w:t>
      </w:r>
      <w:bookmarkEnd w:id="19"/>
      <w:proofErr w:type="spellEnd"/>
    </w:p>
    <w:p w14:paraId="371B3D82" w14:textId="70BE1C59" w:rsidR="00321986" w:rsidRDefault="00E274D3" w:rsidP="00BA4BF8">
      <w:pPr>
        <w:rPr>
          <w:lang w:eastAsia="da-DK"/>
        </w:rPr>
      </w:pPr>
      <w:r>
        <w:rPr>
          <w:lang w:eastAsia="da-DK"/>
        </w:rPr>
        <w:t xml:space="preserve">Ovenstående </w:t>
      </w:r>
      <w:r w:rsidR="00F30856">
        <w:rPr>
          <w:lang w:eastAsia="da-DK"/>
        </w:rPr>
        <w:t xml:space="preserve">kravspecifikation </w:t>
      </w:r>
      <w:r w:rsidR="00B429BE">
        <w:rPr>
          <w:lang w:eastAsia="da-DK"/>
        </w:rPr>
        <w:t>berører</w:t>
      </w:r>
      <w:r w:rsidR="00F30856">
        <w:rPr>
          <w:lang w:eastAsia="da-DK"/>
        </w:rPr>
        <w:t xml:space="preserve"> følgende </w:t>
      </w:r>
      <w:r w:rsidR="00683A06">
        <w:rPr>
          <w:lang w:eastAsia="da-DK"/>
        </w:rPr>
        <w:t>KMD-systemer</w:t>
      </w:r>
      <w:r w:rsidR="00C514C1">
        <w:rPr>
          <w:lang w:eastAsia="da-DK"/>
        </w:rPr>
        <w:t>,</w:t>
      </w:r>
      <w:r w:rsidR="002343B0">
        <w:rPr>
          <w:lang w:eastAsia="da-DK"/>
        </w:rPr>
        <w:t xml:space="preserve"> og </w:t>
      </w:r>
      <w:r w:rsidR="002172B2">
        <w:rPr>
          <w:lang w:eastAsia="da-DK"/>
        </w:rPr>
        <w:t>KMD</w:t>
      </w:r>
      <w:r w:rsidR="002343B0">
        <w:rPr>
          <w:lang w:eastAsia="da-DK"/>
        </w:rPr>
        <w:t xml:space="preserve"> har vurderet, at</w:t>
      </w:r>
      <w:r w:rsidR="001B3130">
        <w:rPr>
          <w:lang w:eastAsia="da-DK"/>
        </w:rPr>
        <w:t xml:space="preserve"> der ikke er yderligere systemer i spil ift. </w:t>
      </w:r>
      <w:r w:rsidR="00CB4598">
        <w:rPr>
          <w:lang w:eastAsia="da-DK"/>
        </w:rPr>
        <w:t>kravspecifikationerne</w:t>
      </w:r>
      <w:r w:rsidR="00321986">
        <w:rPr>
          <w:lang w:eastAsia="da-DK"/>
        </w:rPr>
        <w:t>:</w:t>
      </w:r>
    </w:p>
    <w:p w14:paraId="3078E49F" w14:textId="1B0B6593" w:rsidR="00C043F7" w:rsidRDefault="00321986" w:rsidP="009B5539">
      <w:pPr>
        <w:pStyle w:val="Listeafsnit"/>
        <w:numPr>
          <w:ilvl w:val="0"/>
          <w:numId w:val="1"/>
        </w:numPr>
        <w:rPr>
          <w:lang w:eastAsia="da-DK"/>
        </w:rPr>
      </w:pPr>
      <w:r>
        <w:t>E</w:t>
      </w:r>
      <w:r w:rsidR="00B26DD9">
        <w:t xml:space="preserve">VS </w:t>
      </w:r>
      <w:r w:rsidR="005D2FAB">
        <w:t>SLUT</w:t>
      </w:r>
      <w:r w:rsidR="00613D84">
        <w:t xml:space="preserve"> </w:t>
      </w:r>
    </w:p>
    <w:p w14:paraId="05E8D9A9" w14:textId="77777777" w:rsidR="00B97768" w:rsidRPr="001F1971" w:rsidRDefault="00B97768" w:rsidP="00B97768">
      <w:pPr>
        <w:pStyle w:val="Listeafsnit"/>
        <w:rPr>
          <w:lang w:eastAsia="da-DK"/>
        </w:rPr>
      </w:pPr>
    </w:p>
    <w:p w14:paraId="5D828816" w14:textId="14385CDF" w:rsidR="005A674A" w:rsidRDefault="005A674A" w:rsidP="005A674A">
      <w:pPr>
        <w:pStyle w:val="Overskrift2"/>
        <w:rPr>
          <w:lang w:eastAsia="da-DK"/>
        </w:rPr>
      </w:pPr>
      <w:bookmarkStart w:id="20" w:name="_Toc180589647"/>
      <w:r>
        <w:rPr>
          <w:lang w:eastAsia="da-DK"/>
        </w:rPr>
        <w:t xml:space="preserve">Ikke i </w:t>
      </w:r>
      <w:proofErr w:type="spellStart"/>
      <w:r>
        <w:rPr>
          <w:lang w:eastAsia="da-DK"/>
        </w:rPr>
        <w:t>scope</w:t>
      </w:r>
      <w:bookmarkEnd w:id="20"/>
      <w:proofErr w:type="spellEnd"/>
    </w:p>
    <w:p w14:paraId="426095E1" w14:textId="7895E671" w:rsidR="00CA53C8" w:rsidRPr="00CA53C8" w:rsidRDefault="00CA53C8" w:rsidP="00CA53C8">
      <w:pPr>
        <w:rPr>
          <w:lang w:eastAsia="da-DK"/>
        </w:rPr>
      </w:pPr>
      <w:r>
        <w:rPr>
          <w:lang w:eastAsia="da-DK"/>
        </w:rPr>
        <w:t xml:space="preserve">Følgende </w:t>
      </w:r>
      <w:r w:rsidR="00734CCA">
        <w:rPr>
          <w:lang w:eastAsia="da-DK"/>
        </w:rPr>
        <w:t>systemer</w:t>
      </w:r>
      <w:r>
        <w:rPr>
          <w:lang w:eastAsia="da-DK"/>
        </w:rPr>
        <w:t xml:space="preserve"> er ikke en del af løsning</w:t>
      </w:r>
      <w:r w:rsidR="00734CCA">
        <w:rPr>
          <w:lang w:eastAsia="da-DK"/>
        </w:rPr>
        <w:t>sbeskrivelsen, da der ikke er ændringer til disse</w:t>
      </w:r>
      <w:r w:rsidR="006340A2">
        <w:rPr>
          <w:lang w:eastAsia="da-DK"/>
        </w:rPr>
        <w:t xml:space="preserve"> eller de hører til en anden løsningsbeskrivelse</w:t>
      </w:r>
      <w:r>
        <w:rPr>
          <w:lang w:eastAsia="da-DK"/>
        </w:rPr>
        <w:t>.</w:t>
      </w:r>
    </w:p>
    <w:p w14:paraId="13265CBC" w14:textId="25C5BE4F" w:rsidR="00FF6EE9" w:rsidRDefault="007C54EE" w:rsidP="009B5539">
      <w:pPr>
        <w:pStyle w:val="Listeafsnit"/>
        <w:numPr>
          <w:ilvl w:val="0"/>
          <w:numId w:val="2"/>
        </w:numPr>
        <w:rPr>
          <w:lang w:eastAsia="da-DK"/>
        </w:rPr>
      </w:pPr>
      <w:r>
        <w:rPr>
          <w:lang w:eastAsia="da-DK"/>
        </w:rPr>
        <w:t xml:space="preserve">Forskud </w:t>
      </w:r>
      <w:r w:rsidR="00FF6EE9">
        <w:rPr>
          <w:lang w:eastAsia="da-DK"/>
        </w:rPr>
        <w:t>Ejendomsskatteoprettelse</w:t>
      </w:r>
      <w:r>
        <w:rPr>
          <w:lang w:eastAsia="da-DK"/>
        </w:rPr>
        <w:t xml:space="preserve"> EVS og GS</w:t>
      </w:r>
    </w:p>
    <w:p w14:paraId="787658CC" w14:textId="14858D53" w:rsidR="00FF6EE9" w:rsidRDefault="00FF6EE9" w:rsidP="009B5539">
      <w:pPr>
        <w:pStyle w:val="Listeafsnit"/>
        <w:numPr>
          <w:ilvl w:val="0"/>
          <w:numId w:val="2"/>
        </w:numPr>
        <w:rPr>
          <w:lang w:eastAsia="da-DK"/>
        </w:rPr>
      </w:pPr>
      <w:r>
        <w:rPr>
          <w:lang w:eastAsia="da-DK"/>
        </w:rPr>
        <w:t>Forskudsopgørelse</w:t>
      </w:r>
    </w:p>
    <w:p w14:paraId="6D870871" w14:textId="1FBCE991" w:rsidR="00FF6EE9" w:rsidRDefault="00FF6EE9" w:rsidP="009B5539">
      <w:pPr>
        <w:pStyle w:val="Listeafsnit"/>
        <w:numPr>
          <w:ilvl w:val="0"/>
          <w:numId w:val="2"/>
        </w:numPr>
        <w:rPr>
          <w:lang w:eastAsia="da-DK"/>
        </w:rPr>
      </w:pPr>
      <w:r>
        <w:rPr>
          <w:lang w:eastAsia="da-DK"/>
        </w:rPr>
        <w:t>AutoForskud</w:t>
      </w:r>
    </w:p>
    <w:p w14:paraId="03C36C5C" w14:textId="745B6D29" w:rsidR="00734CCA" w:rsidRDefault="00734CCA" w:rsidP="009B5539">
      <w:pPr>
        <w:pStyle w:val="Listeafsnit"/>
        <w:numPr>
          <w:ilvl w:val="0"/>
          <w:numId w:val="2"/>
        </w:numPr>
        <w:rPr>
          <w:lang w:eastAsia="da-DK"/>
        </w:rPr>
      </w:pPr>
      <w:r>
        <w:t>SKAT Forskud</w:t>
      </w:r>
      <w:r w:rsidR="006340A2">
        <w:t xml:space="preserve"> (Sagsbehandler)</w:t>
      </w:r>
    </w:p>
    <w:p w14:paraId="768F4B0D" w14:textId="0AC426B9" w:rsidR="00846622" w:rsidRDefault="00734CCA" w:rsidP="009B5539">
      <w:pPr>
        <w:pStyle w:val="Listeafsnit"/>
        <w:numPr>
          <w:ilvl w:val="0"/>
          <w:numId w:val="2"/>
        </w:numPr>
        <w:rPr>
          <w:lang w:eastAsia="da-DK"/>
        </w:rPr>
      </w:pPr>
      <w:r>
        <w:t xml:space="preserve">TastSelv </w:t>
      </w:r>
      <w:r w:rsidR="006763F2">
        <w:t>(</w:t>
      </w:r>
      <w:r w:rsidR="00170145">
        <w:t>Borger</w:t>
      </w:r>
      <w:r w:rsidR="006763F2">
        <w:t>)</w:t>
      </w:r>
    </w:p>
    <w:p w14:paraId="689B64EE" w14:textId="2C7BE617" w:rsidR="007C54EE" w:rsidRDefault="007C54EE" w:rsidP="009B5539">
      <w:pPr>
        <w:pStyle w:val="Listeafsnit"/>
        <w:numPr>
          <w:ilvl w:val="0"/>
          <w:numId w:val="2"/>
        </w:numPr>
        <w:rPr>
          <w:lang w:eastAsia="da-DK"/>
        </w:rPr>
      </w:pPr>
      <w:r>
        <w:rPr>
          <w:lang w:eastAsia="da-DK"/>
        </w:rPr>
        <w:t>GS SLUT</w:t>
      </w:r>
    </w:p>
    <w:p w14:paraId="6DC289A7" w14:textId="4A5AEF7C" w:rsidR="006340A2" w:rsidRDefault="006340A2" w:rsidP="009B5539">
      <w:pPr>
        <w:pStyle w:val="Listeafsnit"/>
        <w:numPr>
          <w:ilvl w:val="0"/>
          <w:numId w:val="2"/>
        </w:numPr>
        <w:rPr>
          <w:lang w:eastAsia="da-DK"/>
        </w:rPr>
      </w:pPr>
      <w:r>
        <w:t>Lån</w:t>
      </w:r>
    </w:p>
    <w:p w14:paraId="3C141594" w14:textId="77777777" w:rsidR="007C54EE" w:rsidRPr="001F1971" w:rsidRDefault="007C54EE" w:rsidP="009B5539">
      <w:pPr>
        <w:pStyle w:val="Listeafsnit"/>
        <w:numPr>
          <w:ilvl w:val="0"/>
          <w:numId w:val="2"/>
        </w:numPr>
        <w:rPr>
          <w:lang w:eastAsia="da-DK"/>
        </w:rPr>
      </w:pPr>
      <w:r>
        <w:t xml:space="preserve">SKAT Ligning </w:t>
      </w:r>
    </w:p>
    <w:p w14:paraId="493DAF56" w14:textId="77777777" w:rsidR="00FA0B99" w:rsidRDefault="00FA0B99" w:rsidP="00FA0B99">
      <w:pPr>
        <w:rPr>
          <w:lang w:eastAsia="da-DK"/>
        </w:rPr>
      </w:pPr>
    </w:p>
    <w:p w14:paraId="38531612" w14:textId="35D03C6E" w:rsidR="007F2944" w:rsidRDefault="007F2944" w:rsidP="008311B3">
      <w:pPr>
        <w:rPr>
          <w:lang w:eastAsia="da-DK"/>
        </w:rPr>
      </w:pPr>
      <w:r>
        <w:rPr>
          <w:lang w:eastAsia="da-DK"/>
        </w:rPr>
        <w:lastRenderedPageBreak/>
        <w:t xml:space="preserve">Der beskrives ikke tekniske </w:t>
      </w:r>
      <w:r w:rsidR="00681F24">
        <w:rPr>
          <w:lang w:eastAsia="da-DK"/>
        </w:rPr>
        <w:t>krav</w:t>
      </w:r>
      <w:r>
        <w:rPr>
          <w:lang w:eastAsia="da-DK"/>
        </w:rPr>
        <w:t xml:space="preserve"> vedr. </w:t>
      </w:r>
      <w:r w:rsidR="000964FD">
        <w:rPr>
          <w:lang w:eastAsia="da-DK"/>
        </w:rPr>
        <w:t xml:space="preserve">selve </w:t>
      </w:r>
      <w:r>
        <w:rPr>
          <w:lang w:eastAsia="da-DK"/>
        </w:rPr>
        <w:t>drifts</w:t>
      </w:r>
      <w:r w:rsidR="00681F24">
        <w:rPr>
          <w:lang w:eastAsia="da-DK"/>
        </w:rPr>
        <w:t>håndtering</w:t>
      </w:r>
      <w:r w:rsidR="000964FD">
        <w:rPr>
          <w:lang w:eastAsia="da-DK"/>
        </w:rPr>
        <w:t>en</w:t>
      </w:r>
      <w:r w:rsidR="00681F24">
        <w:rPr>
          <w:lang w:eastAsia="da-DK"/>
        </w:rPr>
        <w:t xml:space="preserve">. </w:t>
      </w:r>
      <w:r>
        <w:rPr>
          <w:lang w:eastAsia="da-DK"/>
        </w:rPr>
        <w:t xml:space="preserve"> Kravene vedr. d</w:t>
      </w:r>
      <w:r w:rsidR="00681F24">
        <w:rPr>
          <w:lang w:eastAsia="da-DK"/>
        </w:rPr>
        <w:t>ette</w:t>
      </w:r>
      <w:r>
        <w:rPr>
          <w:lang w:eastAsia="da-DK"/>
        </w:rPr>
        <w:t xml:space="preserve"> </w:t>
      </w:r>
      <w:r w:rsidR="00681F24">
        <w:rPr>
          <w:lang w:eastAsia="da-DK"/>
        </w:rPr>
        <w:t>håndteres</w:t>
      </w:r>
      <w:r>
        <w:rPr>
          <w:lang w:eastAsia="da-DK"/>
        </w:rPr>
        <w:t xml:space="preserve"> ifm. produktionsplanlægningen. </w:t>
      </w:r>
    </w:p>
    <w:p w14:paraId="12878D8E" w14:textId="77777777" w:rsidR="00B97768" w:rsidRDefault="00B97768" w:rsidP="00B97768">
      <w:pPr>
        <w:pStyle w:val="Listeafsnit"/>
        <w:rPr>
          <w:lang w:eastAsia="da-DK"/>
        </w:rPr>
      </w:pPr>
    </w:p>
    <w:p w14:paraId="1CF1E859" w14:textId="0FAED02E" w:rsidR="00FF5264" w:rsidRDefault="00FF5264" w:rsidP="003854FF">
      <w:pPr>
        <w:pStyle w:val="Overskrift2"/>
        <w:rPr>
          <w:lang w:eastAsia="da-DK"/>
        </w:rPr>
      </w:pPr>
      <w:bookmarkStart w:id="21" w:name="_Toc180589648"/>
      <w:r>
        <w:rPr>
          <w:lang w:eastAsia="da-DK"/>
        </w:rPr>
        <w:t>Uafklarede emner</w:t>
      </w:r>
      <w:bookmarkEnd w:id="21"/>
    </w:p>
    <w:p w14:paraId="1CA0829E" w14:textId="797B70EA" w:rsidR="000B4E37" w:rsidRDefault="00230970" w:rsidP="005860CC">
      <w:pPr>
        <w:pStyle w:val="Kommentartekst"/>
      </w:pPr>
      <w:r w:rsidRPr="003854FF">
        <w:rPr>
          <w:sz w:val="22"/>
          <w:szCs w:val="22"/>
        </w:rPr>
        <w:t xml:space="preserve">Der er på afleveringstidspunktet for version </w:t>
      </w:r>
      <w:r w:rsidR="00683A06">
        <w:rPr>
          <w:sz w:val="22"/>
          <w:szCs w:val="22"/>
        </w:rPr>
        <w:t>1.</w:t>
      </w:r>
      <w:r w:rsidR="00492EA2">
        <w:rPr>
          <w:sz w:val="22"/>
          <w:szCs w:val="22"/>
        </w:rPr>
        <w:t>0</w:t>
      </w:r>
      <w:r w:rsidR="00683A06">
        <w:rPr>
          <w:sz w:val="22"/>
          <w:szCs w:val="22"/>
        </w:rPr>
        <w:t xml:space="preserve"> a</w:t>
      </w:r>
      <w:r w:rsidRPr="003854FF">
        <w:rPr>
          <w:sz w:val="22"/>
          <w:szCs w:val="22"/>
        </w:rPr>
        <w:t xml:space="preserve">f løsningsbeskrivelsen </w:t>
      </w:r>
      <w:r w:rsidR="00AB1D54">
        <w:rPr>
          <w:sz w:val="22"/>
          <w:szCs w:val="22"/>
        </w:rPr>
        <w:t>ingen</w:t>
      </w:r>
      <w:r w:rsidR="004016D2" w:rsidRPr="003854FF">
        <w:rPr>
          <w:sz w:val="22"/>
          <w:szCs w:val="22"/>
        </w:rPr>
        <w:t xml:space="preserve"> områder, der er under afklaring. </w:t>
      </w:r>
    </w:p>
    <w:p w14:paraId="1627CD72" w14:textId="791C3B0A" w:rsidR="00EC1E3B" w:rsidRPr="00FF7B79" w:rsidRDefault="00EC1E3B" w:rsidP="001963F5">
      <w:pPr>
        <w:pStyle w:val="Kommentartekst"/>
        <w:rPr>
          <w:rFonts w:ascii="Arial" w:eastAsia="Times New Roman" w:hAnsi="Arial" w:cs="Arial"/>
          <w:b/>
          <w:bCs/>
          <w:sz w:val="30"/>
          <w:szCs w:val="32"/>
          <w:lang w:eastAsia="da-DK"/>
        </w:rPr>
      </w:pPr>
    </w:p>
    <w:p w14:paraId="2D85EBE5" w14:textId="258B2D40" w:rsidR="0027423D" w:rsidRDefault="0027423D" w:rsidP="0027423D">
      <w:pPr>
        <w:pStyle w:val="Overskrift1"/>
      </w:pPr>
      <w:bookmarkStart w:id="22" w:name="_Toc180589649"/>
      <w:r>
        <w:t>Terminologi</w:t>
      </w:r>
      <w:bookmarkEnd w:id="22"/>
    </w:p>
    <w:p w14:paraId="27A2B7AB" w14:textId="39EE817C" w:rsidR="00857D61" w:rsidRDefault="00EC1508" w:rsidP="0027423D">
      <w:pPr>
        <w:rPr>
          <w:lang w:eastAsia="da-DK"/>
        </w:rPr>
      </w:pPr>
      <w:r>
        <w:rPr>
          <w:lang w:eastAsia="da-DK"/>
        </w:rPr>
        <w:t>I dette afsnit beskrives</w:t>
      </w:r>
      <w:r w:rsidR="00FD4C16">
        <w:rPr>
          <w:lang w:eastAsia="da-DK"/>
        </w:rPr>
        <w:t xml:space="preserve"> nye termer</w:t>
      </w:r>
      <w:r>
        <w:rPr>
          <w:lang w:eastAsia="da-DK"/>
        </w:rPr>
        <w:t xml:space="preserve"> som ikke er</w:t>
      </w:r>
      <w:r w:rsidR="00857D61">
        <w:rPr>
          <w:lang w:eastAsia="da-DK"/>
        </w:rPr>
        <w:t xml:space="preserve"> beskrevet i kravspecifikationerne</w:t>
      </w:r>
      <w:r>
        <w:rPr>
          <w:lang w:eastAsia="da-DK"/>
        </w:rPr>
        <w:t xml:space="preserve"> samt termer, hvor der er behov for en definition</w:t>
      </w:r>
      <w:r w:rsidR="00857D61">
        <w:rPr>
          <w:lang w:eastAsia="da-DK"/>
        </w:rPr>
        <w:t>.</w:t>
      </w:r>
    </w:p>
    <w:tbl>
      <w:tblPr>
        <w:tblStyle w:val="Tabel-Gitter"/>
        <w:tblW w:w="0" w:type="auto"/>
        <w:tblLook w:val="04A0" w:firstRow="1" w:lastRow="0" w:firstColumn="1" w:lastColumn="0" w:noHBand="0" w:noVBand="1"/>
      </w:tblPr>
      <w:tblGrid>
        <w:gridCol w:w="3983"/>
        <w:gridCol w:w="5368"/>
      </w:tblGrid>
      <w:tr w:rsidR="00857D61" w14:paraId="59440FE0" w14:textId="77777777" w:rsidTr="001963F5">
        <w:trPr>
          <w:tblHeader/>
        </w:trPr>
        <w:tc>
          <w:tcPr>
            <w:tcW w:w="3983" w:type="dxa"/>
          </w:tcPr>
          <w:p w14:paraId="0A31A02D" w14:textId="266AE74A" w:rsidR="00857D61" w:rsidRPr="000B30FA" w:rsidRDefault="00857D61" w:rsidP="0027423D">
            <w:pPr>
              <w:rPr>
                <w:b/>
                <w:bCs/>
                <w:lang w:eastAsia="da-DK"/>
              </w:rPr>
            </w:pPr>
            <w:r w:rsidRPr="000B30FA">
              <w:rPr>
                <w:b/>
                <w:bCs/>
                <w:lang w:eastAsia="da-DK"/>
              </w:rPr>
              <w:t>Begreb/Term</w:t>
            </w:r>
          </w:p>
        </w:tc>
        <w:tc>
          <w:tcPr>
            <w:tcW w:w="5368" w:type="dxa"/>
          </w:tcPr>
          <w:p w14:paraId="2CDA999E" w14:textId="22FCE59C" w:rsidR="00857D61" w:rsidRPr="000B30FA" w:rsidRDefault="00857D61" w:rsidP="0027423D">
            <w:pPr>
              <w:rPr>
                <w:b/>
                <w:bCs/>
                <w:lang w:eastAsia="da-DK"/>
              </w:rPr>
            </w:pPr>
            <w:r w:rsidRPr="000B30FA">
              <w:rPr>
                <w:b/>
                <w:bCs/>
                <w:lang w:eastAsia="da-DK"/>
              </w:rPr>
              <w:t>Definition</w:t>
            </w:r>
          </w:p>
        </w:tc>
      </w:tr>
      <w:tr w:rsidR="007C54EE" w14:paraId="4CA8BF56" w14:textId="77777777" w:rsidTr="007C54EE">
        <w:trPr>
          <w:trHeight w:val="328"/>
          <w:tblHeader/>
        </w:trPr>
        <w:tc>
          <w:tcPr>
            <w:tcW w:w="3983" w:type="dxa"/>
          </w:tcPr>
          <w:p w14:paraId="2321D72C" w14:textId="39D08541" w:rsidR="007C54EE" w:rsidRDefault="007C54EE" w:rsidP="007C54EE">
            <w:pPr>
              <w:rPr>
                <w:lang w:eastAsia="da-DK"/>
              </w:rPr>
            </w:pPr>
            <w:r>
              <w:rPr>
                <w:lang w:eastAsia="da-DK"/>
              </w:rPr>
              <w:t>RUE</w:t>
            </w:r>
          </w:p>
        </w:tc>
        <w:tc>
          <w:tcPr>
            <w:tcW w:w="5368" w:type="dxa"/>
          </w:tcPr>
          <w:p w14:paraId="644881CF" w14:textId="0F94DC64" w:rsidR="007C54EE" w:rsidRDefault="007C54EE" w:rsidP="007C54EE">
            <w:pPr>
              <w:rPr>
                <w:lang w:eastAsia="da-DK"/>
              </w:rPr>
            </w:pPr>
            <w:r>
              <w:t>Register for udenlandske ejendomme</w:t>
            </w:r>
          </w:p>
        </w:tc>
      </w:tr>
    </w:tbl>
    <w:p w14:paraId="06CCF7E6" w14:textId="69AAD3BE" w:rsidR="00C2181E" w:rsidRPr="001963F5" w:rsidRDefault="00FD4C16" w:rsidP="0027423D">
      <w:pPr>
        <w:rPr>
          <w:lang w:val="en-US" w:eastAsia="da-DK"/>
        </w:rPr>
      </w:pPr>
      <w:r w:rsidRPr="001963F5">
        <w:rPr>
          <w:lang w:val="en-US" w:eastAsia="da-DK"/>
        </w:rPr>
        <w:t xml:space="preserve"> </w:t>
      </w:r>
      <w:r w:rsidR="00130AE0" w:rsidRPr="001963F5">
        <w:rPr>
          <w:lang w:val="en-US" w:eastAsia="da-DK"/>
        </w:rPr>
        <w:t xml:space="preserve"> </w:t>
      </w:r>
    </w:p>
    <w:p w14:paraId="36934C6E" w14:textId="3ECE7CEB" w:rsidR="00C2181E" w:rsidRDefault="00C2181E" w:rsidP="00EF28F7">
      <w:pPr>
        <w:rPr>
          <w:lang w:eastAsia="da-DK"/>
        </w:rPr>
      </w:pPr>
      <w:r>
        <w:rPr>
          <w:lang w:eastAsia="da-DK"/>
        </w:rPr>
        <w:t>Definition af de individer der er i spil i denne løsning</w:t>
      </w:r>
      <w:r w:rsidR="00BF1A0C">
        <w:rPr>
          <w:lang w:eastAsia="da-DK"/>
        </w:rPr>
        <w:t>s</w:t>
      </w:r>
      <w:r>
        <w:rPr>
          <w:lang w:eastAsia="da-DK"/>
        </w:rPr>
        <w:t xml:space="preserve">beskrivelse: </w:t>
      </w:r>
    </w:p>
    <w:tbl>
      <w:tblPr>
        <w:tblStyle w:val="Tabel-Gitter"/>
        <w:tblW w:w="0" w:type="auto"/>
        <w:tblLook w:val="04A0" w:firstRow="1" w:lastRow="0" w:firstColumn="1" w:lastColumn="0" w:noHBand="0" w:noVBand="1"/>
      </w:tblPr>
      <w:tblGrid>
        <w:gridCol w:w="1679"/>
        <w:gridCol w:w="7672"/>
      </w:tblGrid>
      <w:tr w:rsidR="00C2181E" w14:paraId="3165EBA5" w14:textId="77777777" w:rsidTr="001963F5">
        <w:tc>
          <w:tcPr>
            <w:tcW w:w="1679" w:type="dxa"/>
          </w:tcPr>
          <w:p w14:paraId="7432695B" w14:textId="68A35C4C" w:rsidR="00C2181E" w:rsidRPr="000B30FA" w:rsidRDefault="00C2181E">
            <w:pPr>
              <w:rPr>
                <w:b/>
                <w:bCs/>
                <w:lang w:eastAsia="da-DK"/>
              </w:rPr>
            </w:pPr>
            <w:r>
              <w:rPr>
                <w:b/>
                <w:bCs/>
                <w:lang w:eastAsia="da-DK"/>
              </w:rPr>
              <w:t>Individnummer</w:t>
            </w:r>
          </w:p>
        </w:tc>
        <w:tc>
          <w:tcPr>
            <w:tcW w:w="7672" w:type="dxa"/>
          </w:tcPr>
          <w:p w14:paraId="4D00C3D7" w14:textId="37E1A4C9" w:rsidR="00C2181E" w:rsidRPr="000B30FA" w:rsidRDefault="00C2181E">
            <w:pPr>
              <w:rPr>
                <w:b/>
                <w:bCs/>
                <w:lang w:eastAsia="da-DK"/>
              </w:rPr>
            </w:pPr>
            <w:r w:rsidRPr="000B30FA">
              <w:rPr>
                <w:b/>
                <w:bCs/>
                <w:lang w:eastAsia="da-DK"/>
              </w:rPr>
              <w:t>Definition</w:t>
            </w:r>
            <w:r>
              <w:rPr>
                <w:b/>
                <w:bCs/>
                <w:lang w:eastAsia="da-DK"/>
              </w:rPr>
              <w:t xml:space="preserve"> af individ</w:t>
            </w:r>
          </w:p>
        </w:tc>
      </w:tr>
      <w:tr w:rsidR="00C2181E" w14:paraId="601A0D25" w14:textId="77777777" w:rsidTr="001963F5">
        <w:tc>
          <w:tcPr>
            <w:tcW w:w="1679" w:type="dxa"/>
          </w:tcPr>
          <w:p w14:paraId="6C7D72CB" w14:textId="77777777" w:rsidR="006340A2" w:rsidRDefault="00C2181E">
            <w:pPr>
              <w:rPr>
                <w:lang w:eastAsia="da-DK"/>
              </w:rPr>
            </w:pPr>
            <w:r>
              <w:rPr>
                <w:lang w:eastAsia="da-DK"/>
              </w:rPr>
              <w:t>809</w:t>
            </w:r>
          </w:p>
          <w:p w14:paraId="260BFBE1" w14:textId="7ECBD37E" w:rsidR="00C2181E" w:rsidRDefault="00C2181E">
            <w:pPr>
              <w:rPr>
                <w:lang w:eastAsia="da-DK"/>
              </w:rPr>
            </w:pPr>
            <w:r>
              <w:rPr>
                <w:lang w:eastAsia="da-DK"/>
              </w:rPr>
              <w:t>(gammel lov)</w:t>
            </w:r>
          </w:p>
        </w:tc>
        <w:tc>
          <w:tcPr>
            <w:tcW w:w="7672" w:type="dxa"/>
          </w:tcPr>
          <w:p w14:paraId="34CAB8A3" w14:textId="241C4A3D" w:rsidR="00C2181E" w:rsidRDefault="00C2181E">
            <w:pPr>
              <w:rPr>
                <w:lang w:eastAsia="da-DK"/>
              </w:rPr>
            </w:pPr>
            <w:r>
              <w:t>Overførsel fra Forskud (EVS SLUT) til SLUT af al data, der er nødvendig for at kunne beregne EVS iht. Gammel lov. Herunder foreløbige beskatningsgrundlag fra Forskud (EVS SLUT) til SLUT efter gammel lov.</w:t>
            </w:r>
          </w:p>
        </w:tc>
      </w:tr>
      <w:tr w:rsidR="00C2181E" w14:paraId="7F3D79B6" w14:textId="77777777" w:rsidTr="001963F5">
        <w:tc>
          <w:tcPr>
            <w:tcW w:w="1679" w:type="dxa"/>
          </w:tcPr>
          <w:p w14:paraId="45BCEE46" w14:textId="77777777" w:rsidR="006340A2" w:rsidRDefault="00C2181E">
            <w:pPr>
              <w:rPr>
                <w:lang w:eastAsia="da-DK"/>
              </w:rPr>
            </w:pPr>
            <w:r>
              <w:rPr>
                <w:lang w:eastAsia="da-DK"/>
              </w:rPr>
              <w:t>810</w:t>
            </w:r>
          </w:p>
          <w:p w14:paraId="3498BDA0" w14:textId="59B304AA" w:rsidR="00C2181E" w:rsidRDefault="00C2181E">
            <w:pPr>
              <w:rPr>
                <w:lang w:eastAsia="da-DK"/>
              </w:rPr>
            </w:pPr>
            <w:r>
              <w:rPr>
                <w:lang w:eastAsia="da-DK"/>
              </w:rPr>
              <w:t>(ny lov)</w:t>
            </w:r>
          </w:p>
        </w:tc>
        <w:tc>
          <w:tcPr>
            <w:tcW w:w="7672" w:type="dxa"/>
          </w:tcPr>
          <w:p w14:paraId="62AF6EE0" w14:textId="0CD5642D" w:rsidR="00C2181E" w:rsidRDefault="00C2181E">
            <w:pPr>
              <w:rPr>
                <w:lang w:eastAsia="da-DK"/>
              </w:rPr>
            </w:pPr>
            <w:r>
              <w:t>Overførsel fra Forskud (EVS SLUT) til SLUT af al data, der er nødvendig for at kunne beregne EVS iht. ny lov. Herunder foreløbige beskatningsgrundlag fra Forskud (EVS SLUT) til SLUT efter ny lov.</w:t>
            </w:r>
          </w:p>
        </w:tc>
      </w:tr>
    </w:tbl>
    <w:p w14:paraId="11F1E153" w14:textId="77777777" w:rsidR="00C2181E" w:rsidRDefault="00C2181E" w:rsidP="00EF28F7">
      <w:pPr>
        <w:rPr>
          <w:lang w:eastAsia="da-DK"/>
        </w:rPr>
      </w:pPr>
    </w:p>
    <w:p w14:paraId="78BC65A6" w14:textId="77777777" w:rsidR="00492EA2" w:rsidRDefault="00492EA2">
      <w:pPr>
        <w:spacing w:after="160" w:line="259" w:lineRule="auto"/>
        <w:rPr>
          <w:rFonts w:ascii="Arial" w:eastAsia="Times New Roman" w:hAnsi="Arial" w:cs="Arial"/>
          <w:b/>
          <w:bCs/>
          <w:sz w:val="30"/>
          <w:szCs w:val="32"/>
          <w:lang w:eastAsia="da-DK"/>
        </w:rPr>
      </w:pPr>
      <w:r>
        <w:br w:type="page"/>
      </w:r>
    </w:p>
    <w:p w14:paraId="39F9D804" w14:textId="01175FA1" w:rsidR="007F1D06" w:rsidRDefault="00881753" w:rsidP="007F1D06">
      <w:pPr>
        <w:pStyle w:val="Overskrift1"/>
      </w:pPr>
      <w:bookmarkStart w:id="23" w:name="_Toc180589650"/>
      <w:r>
        <w:lastRenderedPageBreak/>
        <w:t>Forretningsprocesser</w:t>
      </w:r>
      <w:bookmarkEnd w:id="23"/>
    </w:p>
    <w:p w14:paraId="1BCA465B" w14:textId="1D92DE1B" w:rsidR="007F1D06" w:rsidRDefault="00881753" w:rsidP="007F1D06">
      <w:pPr>
        <w:rPr>
          <w:lang w:eastAsia="da-DK"/>
        </w:rPr>
      </w:pPr>
      <w:r>
        <w:rPr>
          <w:lang w:eastAsia="da-DK"/>
        </w:rPr>
        <w:t xml:space="preserve">I de efterfølgende </w:t>
      </w:r>
      <w:r w:rsidR="00CF2227">
        <w:rPr>
          <w:lang w:eastAsia="da-DK"/>
        </w:rPr>
        <w:t xml:space="preserve">afsnit beskrives de </w:t>
      </w:r>
      <w:r w:rsidR="00C15ED5">
        <w:rPr>
          <w:lang w:eastAsia="da-DK"/>
        </w:rPr>
        <w:t>forretningsprocesser</w:t>
      </w:r>
      <w:r w:rsidR="009379DC">
        <w:rPr>
          <w:lang w:eastAsia="da-DK"/>
        </w:rPr>
        <w:t>,</w:t>
      </w:r>
      <w:r w:rsidR="00C15ED5">
        <w:rPr>
          <w:lang w:eastAsia="da-DK"/>
        </w:rPr>
        <w:t xml:space="preserve"> der </w:t>
      </w:r>
      <w:r w:rsidR="005F3A61">
        <w:rPr>
          <w:lang w:eastAsia="da-DK"/>
        </w:rPr>
        <w:t xml:space="preserve">berøres af </w:t>
      </w:r>
      <w:r w:rsidR="007C54EE">
        <w:rPr>
          <w:lang w:eastAsia="da-DK"/>
        </w:rPr>
        <w:t xml:space="preserve">ÆA73 </w:t>
      </w:r>
      <w:r w:rsidR="009B6EF7">
        <w:rPr>
          <w:lang w:eastAsia="da-DK"/>
        </w:rPr>
        <w:t xml:space="preserve">trin </w:t>
      </w:r>
      <w:r w:rsidR="001C4292">
        <w:rPr>
          <w:lang w:eastAsia="da-DK"/>
        </w:rPr>
        <w:t>4</w:t>
      </w:r>
      <w:r w:rsidR="005F3A61">
        <w:rPr>
          <w:lang w:eastAsia="da-DK"/>
        </w:rPr>
        <w:t>.</w:t>
      </w:r>
    </w:p>
    <w:p w14:paraId="6AC6BAFB" w14:textId="77777777" w:rsidR="00B97768" w:rsidRDefault="00B97768" w:rsidP="007F1D06">
      <w:pPr>
        <w:rPr>
          <w:lang w:eastAsia="da-DK"/>
        </w:rPr>
      </w:pPr>
    </w:p>
    <w:p w14:paraId="3EEC0C27" w14:textId="6290478F" w:rsidR="00A50A5B" w:rsidRPr="00C8319B" w:rsidRDefault="00A50A5B" w:rsidP="00492EA2">
      <w:pPr>
        <w:pStyle w:val="Overskrift2"/>
        <w:rPr>
          <w:lang w:eastAsia="da-DK"/>
        </w:rPr>
      </w:pPr>
      <w:bookmarkStart w:id="24" w:name="_Toc180589651"/>
      <w:r>
        <w:rPr>
          <w:lang w:eastAsia="da-DK"/>
        </w:rPr>
        <w:t xml:space="preserve">3.1 Send EVS oprettelse til </w:t>
      </w:r>
      <w:r w:rsidR="005D2FAB">
        <w:rPr>
          <w:lang w:eastAsia="da-DK"/>
        </w:rPr>
        <w:t>SLUT</w:t>
      </w:r>
      <w:bookmarkEnd w:id="24"/>
    </w:p>
    <w:p w14:paraId="53503A4A" w14:textId="77777777" w:rsidR="00A76A3B" w:rsidRPr="003C51CC" w:rsidRDefault="00A76A3B" w:rsidP="00A76A3B">
      <w:pPr>
        <w:rPr>
          <w:lang w:eastAsia="da-DK"/>
        </w:rPr>
      </w:pPr>
      <w:r>
        <w:rPr>
          <w:lang w:eastAsia="da-DK"/>
        </w:rPr>
        <w:t>Denne overordnede forretningsproces er en eksisterende proces.</w:t>
      </w:r>
    </w:p>
    <w:p w14:paraId="1883E875" w14:textId="77777777" w:rsidR="00666D47" w:rsidRDefault="00A76A3B" w:rsidP="00A76A3B">
      <w:pPr>
        <w:spacing w:after="160" w:line="259" w:lineRule="auto"/>
      </w:pPr>
      <w:r>
        <w:rPr>
          <w:lang w:eastAsia="da-DK"/>
        </w:rPr>
        <w:t>TO-BE</w:t>
      </w:r>
      <w:r w:rsidRPr="79C6153D">
        <w:rPr>
          <w:lang w:eastAsia="da-DK"/>
        </w:rPr>
        <w:t xml:space="preserve">-processen </w:t>
      </w:r>
      <w:r>
        <w:rPr>
          <w:lang w:eastAsia="da-DK"/>
        </w:rPr>
        <w:t>som beskrevet i trin 4 se</w:t>
      </w:r>
      <w:r w:rsidRPr="79C6153D">
        <w:rPr>
          <w:lang w:eastAsia="da-DK"/>
        </w:rPr>
        <w:t>r således ud:</w:t>
      </w:r>
      <w:r w:rsidR="00666D47">
        <w:object w:dxaOrig="11416" w:dyaOrig="11205" w14:anchorId="604FC7AA">
          <v:shape id="_x0000_i1026" type="#_x0000_t75" style="width:366pt;height:5in" o:ole="">
            <v:imagedata r:id="rId13" o:title=""/>
          </v:shape>
          <o:OLEObject Type="Embed" ProgID="Visio.Drawing.15" ShapeID="_x0000_i1026" DrawAspect="Content" ObjectID="_1792321424" r:id="rId14"/>
        </w:object>
      </w:r>
    </w:p>
    <w:p w14:paraId="79D38B0C" w14:textId="0DDA427A" w:rsidR="00A50A5B" w:rsidRDefault="00666D47" w:rsidP="00A76A3B">
      <w:pPr>
        <w:spacing w:after="160" w:line="259" w:lineRule="auto"/>
      </w:pPr>
      <w:r>
        <w:lastRenderedPageBreak/>
        <w:t xml:space="preserve">Til ÆA73 ser </w:t>
      </w:r>
      <w:r w:rsidRPr="008C6731">
        <w:rPr>
          <w:lang w:eastAsia="da-DK"/>
        </w:rPr>
        <w:t>p</w:t>
      </w:r>
      <w:r>
        <w:rPr>
          <w:lang w:eastAsia="da-DK"/>
        </w:rPr>
        <w:t>ro</w:t>
      </w:r>
      <w:r w:rsidRPr="008C6731">
        <w:rPr>
          <w:lang w:eastAsia="da-DK"/>
        </w:rPr>
        <w:t>cessen</w:t>
      </w:r>
      <w:r>
        <w:rPr>
          <w:lang w:eastAsia="da-DK"/>
        </w:rPr>
        <w:t xml:space="preserve"> </w:t>
      </w:r>
      <w:r w:rsidRPr="008C6731">
        <w:rPr>
          <w:lang w:eastAsia="da-DK"/>
        </w:rPr>
        <w:t>så</w:t>
      </w:r>
      <w:r>
        <w:rPr>
          <w:lang w:eastAsia="da-DK"/>
        </w:rPr>
        <w:t>ledes ud:</w:t>
      </w:r>
      <w:r>
        <w:object w:dxaOrig="13755" w:dyaOrig="9646" w14:anchorId="5BC3CF63">
          <v:shape id="_x0000_i1027" type="#_x0000_t75" style="width:348pt;height:246pt" o:ole="">
            <v:imagedata r:id="rId15" o:title=""/>
          </v:shape>
          <o:OLEObject Type="Embed" ProgID="Visio.Drawing.15" ShapeID="_x0000_i1027" DrawAspect="Content" ObjectID="_1792321425" r:id="rId16"/>
        </w:object>
      </w:r>
    </w:p>
    <w:p w14:paraId="0A5FD158" w14:textId="71ACF1A1" w:rsidR="00A76A3B" w:rsidRDefault="00666D47" w:rsidP="00A76A3B">
      <w:r>
        <w:t xml:space="preserve">Der tilføjes en ny engangsproces ’3.1.0 Indlæse konverteringsfil fra RUE’ og derudover </w:t>
      </w:r>
      <w:r w:rsidR="00A76A3B">
        <w:t xml:space="preserve">er </w:t>
      </w:r>
      <w:r>
        <w:t xml:space="preserve">der </w:t>
      </w:r>
      <w:r w:rsidR="00A76A3B">
        <w:t xml:space="preserve">ændringer til delproces </w:t>
      </w:r>
      <w:r w:rsidR="00D072C4">
        <w:t>3</w:t>
      </w:r>
      <w:r w:rsidR="00A76A3B">
        <w:t>.</w:t>
      </w:r>
      <w:r w:rsidR="00D072C4">
        <w:t>1</w:t>
      </w:r>
      <w:r w:rsidR="00A76A3B">
        <w:t>.1 ’Indhent EVS</w:t>
      </w:r>
      <w:r w:rsidR="00D072C4">
        <w:t xml:space="preserve"> grundlag (Gl. lov)</w:t>
      </w:r>
      <w:r w:rsidR="00A76A3B">
        <w:t xml:space="preserve">’ og </w:t>
      </w:r>
      <w:r w:rsidR="00D072C4">
        <w:t>3</w:t>
      </w:r>
      <w:r w:rsidR="00A76A3B">
        <w:t>.</w:t>
      </w:r>
      <w:r w:rsidR="00D072C4">
        <w:t>1</w:t>
      </w:r>
      <w:r w:rsidR="00A76A3B">
        <w:t>.6 ’</w:t>
      </w:r>
      <w:r w:rsidR="00D072C4">
        <w:t>Indhent EVS grundlag (Ny lov)’</w:t>
      </w:r>
      <w:r w:rsidR="00A76A3B">
        <w:t>. Ændringerne er beskrevet i de efterfølgende afsnit.</w:t>
      </w:r>
    </w:p>
    <w:p w14:paraId="5B62A227" w14:textId="77777777" w:rsidR="00B97768" w:rsidRDefault="00B97768" w:rsidP="00A50A5B"/>
    <w:p w14:paraId="12997B31" w14:textId="6BF2F1A2" w:rsidR="00683E77" w:rsidRDefault="00683E77">
      <w:pPr>
        <w:spacing w:after="160" w:line="259" w:lineRule="auto"/>
        <w:rPr>
          <w:rFonts w:asciiTheme="majorHAnsi" w:eastAsiaTheme="majorEastAsia" w:hAnsiTheme="majorHAnsi" w:cstheme="majorBidi"/>
          <w:iCs/>
          <w:color w:val="2F5496" w:themeColor="accent1" w:themeShade="BF"/>
          <w:lang w:eastAsia="da-DK"/>
        </w:rPr>
      </w:pPr>
    </w:p>
    <w:p w14:paraId="25CA3F8D" w14:textId="2534EB6B" w:rsidR="00022BB5" w:rsidRDefault="005510ED" w:rsidP="00492EA2">
      <w:pPr>
        <w:pStyle w:val="Overskrift3"/>
        <w:rPr>
          <w:lang w:eastAsia="da-DK"/>
        </w:rPr>
      </w:pPr>
      <w:bookmarkStart w:id="25" w:name="_Toc180589652"/>
      <w:r>
        <w:rPr>
          <w:lang w:eastAsia="da-DK"/>
        </w:rPr>
        <w:t>3.1</w:t>
      </w:r>
      <w:r w:rsidR="00666D47">
        <w:rPr>
          <w:lang w:eastAsia="da-DK"/>
        </w:rPr>
        <w:t>.0</w:t>
      </w:r>
      <w:r>
        <w:rPr>
          <w:lang w:eastAsia="da-DK"/>
        </w:rPr>
        <w:t xml:space="preserve"> </w:t>
      </w:r>
      <w:r w:rsidR="00666D47">
        <w:rPr>
          <w:lang w:eastAsia="da-DK"/>
        </w:rPr>
        <w:t>Indlæs konverteringsfil fra RUE</w:t>
      </w:r>
      <w:bookmarkEnd w:id="25"/>
    </w:p>
    <w:p w14:paraId="726FBABF" w14:textId="77777777" w:rsidR="00492EA2" w:rsidRDefault="00492EA2" w:rsidP="00492EA2">
      <w:pPr>
        <w:rPr>
          <w:lang w:eastAsia="da-DK"/>
        </w:rPr>
      </w:pPr>
      <w:r>
        <w:rPr>
          <w:lang w:eastAsia="da-DK"/>
        </w:rPr>
        <w:t>Følgende krav adresseres i løsningsbeskrivelsen.</w:t>
      </w:r>
    </w:p>
    <w:p w14:paraId="435C1498" w14:textId="77777777" w:rsidR="00492EA2" w:rsidRDefault="00492EA2" w:rsidP="00492EA2">
      <w:pPr>
        <w:rPr>
          <w:lang w:eastAsia="da-DK"/>
        </w:rPr>
      </w:pPr>
    </w:p>
    <w:tbl>
      <w:tblPr>
        <w:tblStyle w:val="Tabel-Gitter"/>
        <w:tblW w:w="0" w:type="auto"/>
        <w:tblLook w:val="04A0" w:firstRow="1" w:lastRow="0" w:firstColumn="1" w:lastColumn="0" w:noHBand="0" w:noVBand="1"/>
      </w:tblPr>
      <w:tblGrid>
        <w:gridCol w:w="1534"/>
        <w:gridCol w:w="2115"/>
        <w:gridCol w:w="4700"/>
        <w:gridCol w:w="1279"/>
      </w:tblGrid>
      <w:tr w:rsidR="00492EA2" w14:paraId="072B9D02" w14:textId="77777777" w:rsidTr="00875ECC">
        <w:tc>
          <w:tcPr>
            <w:tcW w:w="0" w:type="auto"/>
          </w:tcPr>
          <w:p w14:paraId="3E8ED194" w14:textId="77777777" w:rsidR="00492EA2" w:rsidRDefault="00492EA2" w:rsidP="00875ECC">
            <w:pPr>
              <w:rPr>
                <w:lang w:eastAsia="da-DK"/>
              </w:rPr>
            </w:pPr>
            <w:r w:rsidRPr="005E187C">
              <w:rPr>
                <w:rFonts w:cstheme="minorHAnsi"/>
                <w:lang w:eastAsia="da-DK"/>
              </w:rPr>
              <w:t>Kravdokument</w:t>
            </w:r>
          </w:p>
        </w:tc>
        <w:tc>
          <w:tcPr>
            <w:tcW w:w="0" w:type="auto"/>
          </w:tcPr>
          <w:p w14:paraId="080AE3C0" w14:textId="77777777" w:rsidR="00492EA2" w:rsidRDefault="00492EA2" w:rsidP="00875ECC">
            <w:pPr>
              <w:rPr>
                <w:lang w:eastAsia="da-DK"/>
              </w:rPr>
            </w:pPr>
            <w:r w:rsidRPr="005E187C">
              <w:rPr>
                <w:rFonts w:cstheme="minorHAnsi"/>
                <w:lang w:eastAsia="da-DK"/>
              </w:rPr>
              <w:t>Kravnummer</w:t>
            </w:r>
          </w:p>
        </w:tc>
        <w:tc>
          <w:tcPr>
            <w:tcW w:w="0" w:type="auto"/>
          </w:tcPr>
          <w:p w14:paraId="24CFED15" w14:textId="77777777" w:rsidR="00492EA2" w:rsidRDefault="00492EA2" w:rsidP="00875ECC">
            <w:pPr>
              <w:rPr>
                <w:lang w:eastAsia="da-DK"/>
              </w:rPr>
            </w:pPr>
            <w:r w:rsidRPr="005E187C">
              <w:rPr>
                <w:rFonts w:cstheme="minorHAnsi"/>
                <w:lang w:eastAsia="da-DK"/>
              </w:rPr>
              <w:t>Krav</w:t>
            </w:r>
          </w:p>
        </w:tc>
        <w:tc>
          <w:tcPr>
            <w:tcW w:w="0" w:type="auto"/>
          </w:tcPr>
          <w:p w14:paraId="57C6F82C" w14:textId="77777777" w:rsidR="00492EA2" w:rsidRDefault="00492EA2" w:rsidP="00875ECC">
            <w:pPr>
              <w:rPr>
                <w:lang w:eastAsia="da-DK"/>
              </w:rPr>
            </w:pPr>
            <w:r w:rsidRPr="005E187C">
              <w:rPr>
                <w:rFonts w:cstheme="minorHAnsi"/>
                <w:lang w:eastAsia="da-DK"/>
              </w:rPr>
              <w:t>Kommentar</w:t>
            </w:r>
          </w:p>
        </w:tc>
      </w:tr>
      <w:tr w:rsidR="00492EA2" w14:paraId="208E6965" w14:textId="77777777" w:rsidTr="00875ECC">
        <w:tc>
          <w:tcPr>
            <w:tcW w:w="0" w:type="auto"/>
          </w:tcPr>
          <w:p w14:paraId="2F331438" w14:textId="77777777" w:rsidR="00492EA2" w:rsidRDefault="00492EA2" w:rsidP="00875ECC">
            <w:pPr>
              <w:rPr>
                <w:lang w:eastAsia="da-DK"/>
              </w:rPr>
            </w:pPr>
            <w:r>
              <w:rPr>
                <w:rFonts w:cstheme="minorHAnsi"/>
                <w:lang w:eastAsia="da-DK"/>
              </w:rPr>
              <w:t>ÆA73</w:t>
            </w:r>
          </w:p>
        </w:tc>
        <w:tc>
          <w:tcPr>
            <w:tcW w:w="0" w:type="auto"/>
          </w:tcPr>
          <w:p w14:paraId="559B6E8D" w14:textId="77777777" w:rsidR="00492EA2" w:rsidRDefault="00492EA2" w:rsidP="00875ECC">
            <w:pPr>
              <w:rPr>
                <w:lang w:eastAsia="da-DK"/>
              </w:rPr>
            </w:pPr>
            <w:r w:rsidRPr="00B54471">
              <w:t>FK</w:t>
            </w:r>
            <w:r>
              <w:t>1</w:t>
            </w:r>
            <w:r w:rsidRPr="00B54471">
              <w:t xml:space="preserve"> – </w:t>
            </w:r>
            <w:r>
              <w:t>Ændringer til EVS SLUT 2024</w:t>
            </w:r>
          </w:p>
        </w:tc>
        <w:tc>
          <w:tcPr>
            <w:tcW w:w="0" w:type="auto"/>
          </w:tcPr>
          <w:p w14:paraId="46ECF8A1" w14:textId="77777777" w:rsidR="00492EA2" w:rsidRDefault="00492EA2" w:rsidP="00875ECC">
            <w:pPr>
              <w:rPr>
                <w:lang w:eastAsia="da-DK"/>
              </w:rPr>
            </w:pPr>
            <w:r w:rsidRPr="002666E9">
              <w:t>FK1-A15.1 – EVS SLUT – Dannelse af data til brug for datavask af registreringer for udenlandske ejendomme.</w:t>
            </w:r>
          </w:p>
        </w:tc>
        <w:tc>
          <w:tcPr>
            <w:tcW w:w="0" w:type="auto"/>
          </w:tcPr>
          <w:p w14:paraId="0C0B176D" w14:textId="77777777" w:rsidR="00492EA2" w:rsidRDefault="00492EA2" w:rsidP="00875ECC">
            <w:pPr>
              <w:rPr>
                <w:lang w:eastAsia="da-DK"/>
              </w:rPr>
            </w:pPr>
          </w:p>
        </w:tc>
      </w:tr>
      <w:tr w:rsidR="00492EA2" w14:paraId="7EF31CF3" w14:textId="77777777" w:rsidTr="00875ECC">
        <w:tc>
          <w:tcPr>
            <w:tcW w:w="0" w:type="auto"/>
          </w:tcPr>
          <w:p w14:paraId="126E1565" w14:textId="77777777" w:rsidR="00492EA2" w:rsidRDefault="00492EA2" w:rsidP="00875ECC">
            <w:pPr>
              <w:rPr>
                <w:lang w:eastAsia="da-DK"/>
              </w:rPr>
            </w:pPr>
            <w:r>
              <w:rPr>
                <w:rFonts w:cstheme="minorHAnsi"/>
                <w:lang w:eastAsia="da-DK"/>
              </w:rPr>
              <w:t>ÆA73</w:t>
            </w:r>
          </w:p>
        </w:tc>
        <w:tc>
          <w:tcPr>
            <w:tcW w:w="0" w:type="auto"/>
          </w:tcPr>
          <w:p w14:paraId="24378508" w14:textId="77777777" w:rsidR="00492EA2" w:rsidRDefault="00492EA2" w:rsidP="00875ECC">
            <w:pPr>
              <w:rPr>
                <w:lang w:eastAsia="da-DK"/>
              </w:rPr>
            </w:pPr>
            <w:r w:rsidRPr="00E17878">
              <w:t>FK1 – Ændringer til EVS SLUT 2024</w:t>
            </w:r>
          </w:p>
        </w:tc>
        <w:tc>
          <w:tcPr>
            <w:tcW w:w="0" w:type="auto"/>
          </w:tcPr>
          <w:p w14:paraId="00F7465F" w14:textId="769354B6" w:rsidR="00492EA2" w:rsidRDefault="00492EA2" w:rsidP="00875ECC">
            <w:pPr>
              <w:rPr>
                <w:lang w:eastAsia="da-DK"/>
              </w:rPr>
            </w:pPr>
            <w:r w:rsidRPr="002666E9">
              <w:t>FK1-A15.2 – EVS SLUT – Konvertering af data for udenlandske ejendomme</w:t>
            </w:r>
            <w:r w:rsidR="00EF5958">
              <w:t>*</w:t>
            </w:r>
          </w:p>
        </w:tc>
        <w:tc>
          <w:tcPr>
            <w:tcW w:w="0" w:type="auto"/>
          </w:tcPr>
          <w:p w14:paraId="29536269" w14:textId="77777777" w:rsidR="00492EA2" w:rsidRDefault="00492EA2" w:rsidP="00875ECC">
            <w:pPr>
              <w:rPr>
                <w:lang w:eastAsia="da-DK"/>
              </w:rPr>
            </w:pPr>
          </w:p>
        </w:tc>
      </w:tr>
    </w:tbl>
    <w:p w14:paraId="34865A72" w14:textId="77777777" w:rsidR="00492EA2" w:rsidRPr="00103894" w:rsidRDefault="00492EA2" w:rsidP="00492EA2">
      <w:pPr>
        <w:rPr>
          <w:lang w:eastAsia="da-DK"/>
        </w:rPr>
      </w:pPr>
    </w:p>
    <w:p w14:paraId="7B5C00E7" w14:textId="77777777" w:rsidR="00492EA2" w:rsidRDefault="00492EA2" w:rsidP="00492EA2">
      <w:pPr>
        <w:rPr>
          <w:i/>
          <w:iCs/>
          <w:lang w:eastAsia="da-DK"/>
        </w:rPr>
      </w:pPr>
      <w:r w:rsidRPr="00351FA2">
        <w:rPr>
          <w:i/>
          <w:iCs/>
          <w:lang w:eastAsia="da-DK"/>
        </w:rPr>
        <w:t>Løsningsforslag</w:t>
      </w:r>
    </w:p>
    <w:p w14:paraId="2E600EDB" w14:textId="30C706C2" w:rsidR="00F53418" w:rsidRPr="00521566" w:rsidRDefault="00920211" w:rsidP="008D7F26">
      <w:pPr>
        <w:rPr>
          <w:lang w:eastAsia="da-DK"/>
        </w:rPr>
      </w:pPr>
      <w:r>
        <w:rPr>
          <w:lang w:eastAsia="da-DK"/>
        </w:rPr>
        <w:lastRenderedPageBreak/>
        <w:t>Dette er et nyt flow, der kun skal afvikles ifm. EVS SLUT 2024</w:t>
      </w:r>
      <w:r w:rsidR="00492EA2">
        <w:rPr>
          <w:lang w:eastAsia="da-DK"/>
        </w:rPr>
        <w:t>.</w:t>
      </w:r>
      <w:r w:rsidRPr="00920211">
        <w:t xml:space="preserve"> </w:t>
      </w:r>
      <w:r>
        <w:object w:dxaOrig="7605" w:dyaOrig="9196" w14:anchorId="11CEB2C7">
          <v:shape id="_x0000_i1028" type="#_x0000_t75" style="width:336pt;height:407.5pt" o:ole="">
            <v:imagedata r:id="rId17" o:title=""/>
          </v:shape>
          <o:OLEObject Type="Embed" ProgID="Visio.Drawing.15" ShapeID="_x0000_i1028" DrawAspect="Content" ObjectID="_1792321426" r:id="rId18"/>
        </w:object>
      </w:r>
    </w:p>
    <w:p w14:paraId="03A50D4B" w14:textId="0A271ACF" w:rsidR="00920211" w:rsidRDefault="00920211" w:rsidP="00920211"/>
    <w:p w14:paraId="64F826B4" w14:textId="4BCE8526" w:rsidR="00492EA2" w:rsidRDefault="00492EA2" w:rsidP="00492EA2">
      <w:pPr>
        <w:pStyle w:val="Overskrift4"/>
        <w:rPr>
          <w:lang w:eastAsia="da-DK"/>
        </w:rPr>
      </w:pPr>
      <w:r>
        <w:rPr>
          <w:lang w:eastAsia="da-DK"/>
        </w:rPr>
        <w:t>Aktivitet: Modtag og gem konverteringsoplysninger</w:t>
      </w:r>
    </w:p>
    <w:p w14:paraId="6F48348D" w14:textId="251FB203" w:rsidR="00B21B26" w:rsidRDefault="00B21B26" w:rsidP="00920211">
      <w:r>
        <w:t>Før denne aktivitet kan afvikles er der krav til Forskud om at sende udtræk over alle udenlandske ejendomme i Forskud 2024, Forskud 2025 og SLUT 2023 og sende dette udtræk til SKAT.</w:t>
      </w:r>
    </w:p>
    <w:p w14:paraId="7FBAACB8" w14:textId="527B83FC" w:rsidR="00B21B26" w:rsidRDefault="00B21B26" w:rsidP="00920211">
      <w:r>
        <w:t>Dette gælder både til test og produktionsformål. Planerne for produktion er ikke en del af løsningsbeskrivelsen.</w:t>
      </w:r>
    </w:p>
    <w:p w14:paraId="79D4AE63" w14:textId="1EE02B30" w:rsidR="00EF5958" w:rsidRDefault="00EF5958" w:rsidP="00EF5958">
      <w:r>
        <w:t>Krav til udtrækket kan ses i ’</w:t>
      </w:r>
      <w:r w:rsidRPr="00AB7346">
        <w:t>FK</w:t>
      </w:r>
      <w:r>
        <w:t>1-</w:t>
      </w:r>
      <w:r w:rsidRPr="00AB7346">
        <w:t>A</w:t>
      </w:r>
      <w:r>
        <w:t>15</w:t>
      </w:r>
      <w:r w:rsidRPr="00AB7346">
        <w:t xml:space="preserve">.1 </w:t>
      </w:r>
      <w:r>
        <w:t>– EVS SLUT – Dannelse af data til brug for datavask af registreringer for udenlandske ejendomme’ (med de reviewkommentarer KMD har fremsendt).</w:t>
      </w:r>
    </w:p>
    <w:p w14:paraId="2E5858D4" w14:textId="77777777" w:rsidR="00B21B26" w:rsidRDefault="00B21B26" w:rsidP="00920211"/>
    <w:p w14:paraId="087621D2" w14:textId="1AB2318E" w:rsidR="00920211" w:rsidRDefault="00B21B26" w:rsidP="00920211">
      <w:r>
        <w:t xml:space="preserve">Efter datavasken, baseret på det udtræk der er sendt til SKAT, </w:t>
      </w:r>
      <w:r w:rsidR="00EF5958">
        <w:t xml:space="preserve">sender </w:t>
      </w:r>
      <w:r w:rsidR="00920211">
        <w:t>RUE en konverteringsfil indeholdende:</w:t>
      </w:r>
    </w:p>
    <w:p w14:paraId="36FC367A" w14:textId="77777777" w:rsidR="00920211" w:rsidRDefault="00920211" w:rsidP="009B5539">
      <w:pPr>
        <w:pStyle w:val="Listeafsnit"/>
        <w:numPr>
          <w:ilvl w:val="0"/>
          <w:numId w:val="7"/>
        </w:numPr>
      </w:pPr>
      <w:r>
        <w:t>Fra-ejendomsnummer (</w:t>
      </w:r>
      <w:r w:rsidRPr="004A0CF8">
        <w:t>OPR_EJD_NR</w:t>
      </w:r>
      <w:r>
        <w:t>)</w:t>
      </w:r>
    </w:p>
    <w:p w14:paraId="04C2C136" w14:textId="77777777" w:rsidR="00920211" w:rsidRDefault="00920211" w:rsidP="009B5539">
      <w:pPr>
        <w:pStyle w:val="Listeafsnit"/>
        <w:numPr>
          <w:ilvl w:val="0"/>
          <w:numId w:val="7"/>
        </w:numPr>
      </w:pPr>
      <w:r>
        <w:t>Til-ejendomsnummer (</w:t>
      </w:r>
      <w:r w:rsidRPr="004A0CF8">
        <w:t>NYT_EJD_NR</w:t>
      </w:r>
      <w:r>
        <w:t>)</w:t>
      </w:r>
    </w:p>
    <w:p w14:paraId="3E7AF4C2" w14:textId="77777777" w:rsidR="00920211" w:rsidRDefault="00920211" w:rsidP="009B5539">
      <w:pPr>
        <w:pStyle w:val="Listeafsnit"/>
        <w:numPr>
          <w:ilvl w:val="0"/>
          <w:numId w:val="7"/>
        </w:numPr>
      </w:pPr>
      <w:r>
        <w:t>Slettemarkering (</w:t>
      </w:r>
      <w:r w:rsidRPr="004A0CF8">
        <w:t>SLET_MARK</w:t>
      </w:r>
      <w:r>
        <w:t>)</w:t>
      </w:r>
    </w:p>
    <w:p w14:paraId="0E0C7C8A" w14:textId="77777777" w:rsidR="00920211" w:rsidRDefault="00920211" w:rsidP="00920211"/>
    <w:p w14:paraId="1012673E" w14:textId="0B7AF4AD" w:rsidR="00920211" w:rsidRDefault="00920211" w:rsidP="00920211">
      <w:r>
        <w:t xml:space="preserve">Filen er defineret til at skulle leveres som et Excel regneark eller en </w:t>
      </w:r>
      <w:r w:rsidR="006336B1">
        <w:t>CSV-fil</w:t>
      </w:r>
      <w:ins w:id="26" w:author="Susanne Merete Juul Damgaard (SJD)" w:date="2024-10-29T12:10:00Z" w16du:dateUtc="2024-10-29T11:10:00Z">
        <w:r w:rsidR="00335490">
          <w:t xml:space="preserve"> </w:t>
        </w:r>
      </w:ins>
      <w:ins w:id="27" w:author="Susanne Merete Juul Damgaard (SJD)" w:date="2024-10-29T12:11:00Z" w16du:dateUtc="2024-10-29T11:11:00Z">
        <w:r w:rsidR="00335490">
          <w:t xml:space="preserve">i en ALM </w:t>
        </w:r>
        <w:proofErr w:type="spellStart"/>
        <w:r w:rsidR="00335490">
          <w:t>defect</w:t>
        </w:r>
      </w:ins>
      <w:proofErr w:type="spellEnd"/>
      <w:r>
        <w:t>. Indholdet af filen overføres til mainframen og gemmes i et dataset til indlæsning.</w:t>
      </w:r>
    </w:p>
    <w:p w14:paraId="2D0F7657" w14:textId="77777777" w:rsidR="00920211" w:rsidRDefault="00920211" w:rsidP="00920211"/>
    <w:p w14:paraId="3911E4BD" w14:textId="29E7A945" w:rsidR="00920211" w:rsidRPr="00920211" w:rsidRDefault="00920211" w:rsidP="00920211">
      <w:r w:rsidRPr="00920211">
        <w:lastRenderedPageBreak/>
        <w:t xml:space="preserve">Programmet skal splitte de indlæste records ud fra et skilletegn, som enten vil være et tabulator-tegn eller et semikolon. Fra-ejendomsnummer og til-ejendomsnummer forudsættes at være et heltal i </w:t>
      </w:r>
      <w:proofErr w:type="spellStart"/>
      <w:r w:rsidRPr="00920211">
        <w:t>integer</w:t>
      </w:r>
      <w:proofErr w:type="spellEnd"/>
      <w:r w:rsidRPr="00920211">
        <w:t xml:space="preserve"> format og slettemarkeringen at have værdien 0 eller 1, hvor 0 betyder at ejendomsnummeret ikke skal slettes og 1 betyder at ejendomsnummeret skal slettes.</w:t>
      </w:r>
    </w:p>
    <w:p w14:paraId="7E8106B7" w14:textId="77777777" w:rsidR="00920211" w:rsidRDefault="00920211" w:rsidP="00920211"/>
    <w:p w14:paraId="36EB9570" w14:textId="671417F1" w:rsidR="00920211" w:rsidRPr="00920211" w:rsidRDefault="00920211" w:rsidP="00920211">
      <w:r w:rsidRPr="00920211">
        <w:t xml:space="preserve">Tabellen BE83000T er designet, så </w:t>
      </w:r>
      <w:proofErr w:type="spellStart"/>
      <w:r w:rsidRPr="00920211">
        <w:t>primary</w:t>
      </w:r>
      <w:proofErr w:type="spellEnd"/>
      <w:r w:rsidRPr="00920211">
        <w:t xml:space="preserve"> </w:t>
      </w:r>
      <w:proofErr w:type="spellStart"/>
      <w:r w:rsidRPr="00920211">
        <w:t>key</w:t>
      </w:r>
      <w:proofErr w:type="spellEnd"/>
      <w:r w:rsidRPr="00920211">
        <w:t xml:space="preserve"> sikrer, at der ikke oprettes samme fra-ejendomsnummer flere gange på tabellen. Programmet skal </w:t>
      </w:r>
      <w:r w:rsidR="00893F65">
        <w:t>afbryde behandlingen med en fejl</w:t>
      </w:r>
      <w:r w:rsidRPr="00920211">
        <w:t xml:space="preserve">, hvis der modtages samme fra-ejendomsnummer flere gange i det modtagne Excel regneark eller </w:t>
      </w:r>
      <w:r w:rsidR="006336B1" w:rsidRPr="00920211">
        <w:t>CSV-fil</w:t>
      </w:r>
      <w:r w:rsidRPr="00920211">
        <w:t>.</w:t>
      </w:r>
    </w:p>
    <w:p w14:paraId="06D0C661" w14:textId="77777777" w:rsidR="00920211" w:rsidRDefault="00920211" w:rsidP="00920211"/>
    <w:p w14:paraId="0A9B6CF2" w14:textId="77777777" w:rsidR="00920211" w:rsidRDefault="00920211" w:rsidP="00920211">
      <w:r>
        <w:t>Der valideres at:</w:t>
      </w:r>
    </w:p>
    <w:p w14:paraId="07AF38F0" w14:textId="77777777" w:rsidR="00920211" w:rsidRDefault="00920211" w:rsidP="009B5539">
      <w:pPr>
        <w:pStyle w:val="Listeafsnit"/>
        <w:numPr>
          <w:ilvl w:val="0"/>
          <w:numId w:val="8"/>
        </w:numPr>
      </w:pPr>
      <w:r>
        <w:t>Fra-ejendomsnummer er numerisk og mellem 1 og 199999</w:t>
      </w:r>
    </w:p>
    <w:p w14:paraId="68280B6D" w14:textId="5299D2E7" w:rsidR="00920211" w:rsidRDefault="00920211" w:rsidP="009B5539">
      <w:pPr>
        <w:pStyle w:val="Listeafsnit"/>
        <w:numPr>
          <w:ilvl w:val="0"/>
          <w:numId w:val="8"/>
        </w:numPr>
      </w:pPr>
      <w:r>
        <w:t>Til-ejendomsnummer er numerisk og mellem 200000 og 999999999</w:t>
      </w:r>
      <w:del w:id="28" w:author="Susanne Merete Juul Damgaard (SJD)" w:date="2024-10-29T12:12:00Z" w16du:dateUtc="2024-10-29T11:12:00Z">
        <w:r w:rsidDel="00335490">
          <w:delText>,</w:delText>
        </w:r>
      </w:del>
      <w:ins w:id="29" w:author="Susanne Merete Juul Damgaard (SJD)" w:date="2024-10-29T12:12:00Z" w16du:dateUtc="2024-10-29T11:12:00Z">
        <w:r w:rsidR="00335490">
          <w:t xml:space="preserve">. </w:t>
        </w:r>
      </w:ins>
      <w:ins w:id="30" w:author="Susanne Merete Juul Damgaard (SJD)" w:date="2024-10-29T12:12:00Z">
        <w:r w:rsidR="00335490" w:rsidRPr="00335490">
          <w:t>Der tillades også, at til-ejendomsnummer angives med samme værdi som fra-ejendomsnummer og det resulterer i, at ejendomsnummeret ikke ændres. Hvis slettemarkeringen indeholder 1, tillades 0 og blank/</w:t>
        </w:r>
        <w:proofErr w:type="spellStart"/>
        <w:r w:rsidR="00335490" w:rsidRPr="00335490">
          <w:t>uudfyldt</w:t>
        </w:r>
        <w:proofErr w:type="spellEnd"/>
        <w:r w:rsidR="00335490" w:rsidRPr="00335490">
          <w:t xml:space="preserve"> for til-ejendomsnummer.</w:t>
        </w:r>
      </w:ins>
      <w:r>
        <w:t xml:space="preserve"> </w:t>
      </w:r>
      <w:del w:id="31" w:author="Susanne Merete Juul Damgaard (SJD)" w:date="2024-10-29T12:12:00Z" w16du:dateUtc="2024-10-29T11:12:00Z">
        <w:r w:rsidDel="00335490">
          <w:delText>hvor 0 dog er tilladt, hvis slettemarkeringen indeholder 1</w:delText>
        </w:r>
      </w:del>
    </w:p>
    <w:p w14:paraId="634B564C" w14:textId="77777777" w:rsidR="00920211" w:rsidRDefault="00920211" w:rsidP="009B5539">
      <w:pPr>
        <w:pStyle w:val="Listeafsnit"/>
        <w:numPr>
          <w:ilvl w:val="0"/>
          <w:numId w:val="8"/>
        </w:numPr>
      </w:pPr>
      <w:r>
        <w:t>Slettemarkeringen indeholder 0 eller 1</w:t>
      </w:r>
    </w:p>
    <w:p w14:paraId="5C3A8B8E" w14:textId="77777777" w:rsidR="00920211" w:rsidRDefault="00920211" w:rsidP="009B5539">
      <w:pPr>
        <w:pStyle w:val="Listeafsnit"/>
        <w:numPr>
          <w:ilvl w:val="0"/>
          <w:numId w:val="8"/>
        </w:numPr>
      </w:pPr>
      <w:r>
        <w:t xml:space="preserve">Fra-ejendomsnumrene kun er angivet en gang i inputfilen. Det kontrolleres indirekte ved, at fra-ejendomsnummeret indgår i BE83000T tabellens </w:t>
      </w:r>
      <w:proofErr w:type="spellStart"/>
      <w:r>
        <w:t>primary</w:t>
      </w:r>
      <w:proofErr w:type="spellEnd"/>
      <w:r>
        <w:t xml:space="preserve"> </w:t>
      </w:r>
      <w:proofErr w:type="spellStart"/>
      <w:r>
        <w:t>key</w:t>
      </w:r>
      <w:proofErr w:type="spellEnd"/>
      <w:r>
        <w:t xml:space="preserve"> og at dubletter på fra-ejendomsnummeret derfor resulterer i databasefejl.</w:t>
      </w:r>
    </w:p>
    <w:p w14:paraId="4D08C0A5" w14:textId="77777777" w:rsidR="00920211" w:rsidRDefault="00920211" w:rsidP="00920211"/>
    <w:p w14:paraId="23A3B166" w14:textId="77777777" w:rsidR="006336B1" w:rsidRDefault="006336B1" w:rsidP="00492EA2">
      <w:pPr>
        <w:pStyle w:val="Overskrift4"/>
        <w:rPr>
          <w:lang w:eastAsia="da-DK"/>
        </w:rPr>
      </w:pPr>
      <w:r>
        <w:rPr>
          <w:lang w:eastAsia="da-DK"/>
        </w:rPr>
        <w:t>Løsningsforslaget kræver følgende datamæssigt</w:t>
      </w:r>
      <w:r w:rsidRPr="000A7ACD">
        <w:rPr>
          <w:lang w:eastAsia="da-DK"/>
        </w:rPr>
        <w:t xml:space="preserve">: </w:t>
      </w:r>
    </w:p>
    <w:p w14:paraId="6A42262E" w14:textId="58875346" w:rsidR="006336B1" w:rsidRDefault="006336B1" w:rsidP="006336B1">
      <w:r>
        <w:t xml:space="preserve">Der skal oprettes en ny tabel BE83000T - </w:t>
      </w:r>
      <w:proofErr w:type="spellStart"/>
      <w:r>
        <w:t>mapning</w:t>
      </w:r>
      <w:proofErr w:type="spellEnd"/>
      <w:r>
        <w:t xml:space="preserve"> gammel til nyt ejendomsnummer</w:t>
      </w:r>
    </w:p>
    <w:p w14:paraId="06BFAEB9" w14:textId="77777777" w:rsidR="006336B1" w:rsidRDefault="006336B1" w:rsidP="006336B1"/>
    <w:tbl>
      <w:tblPr>
        <w:tblStyle w:val="Tabel-Gitter"/>
        <w:tblW w:w="0" w:type="auto"/>
        <w:tblLook w:val="04A0" w:firstRow="1" w:lastRow="0" w:firstColumn="1" w:lastColumn="0" w:noHBand="0" w:noVBand="1"/>
      </w:tblPr>
      <w:tblGrid>
        <w:gridCol w:w="2403"/>
        <w:gridCol w:w="1978"/>
        <w:gridCol w:w="5247"/>
      </w:tblGrid>
      <w:tr w:rsidR="006336B1" w14:paraId="12E28014" w14:textId="77777777" w:rsidTr="00875ECC">
        <w:tc>
          <w:tcPr>
            <w:tcW w:w="2403" w:type="dxa"/>
            <w:shd w:val="clear" w:color="auto" w:fill="D5DCE4" w:themeFill="text2" w:themeFillTint="33"/>
          </w:tcPr>
          <w:p w14:paraId="029E93ED" w14:textId="77777777" w:rsidR="006336B1" w:rsidRDefault="006336B1" w:rsidP="00875ECC">
            <w:r>
              <w:t>Tabel/kolonne</w:t>
            </w:r>
          </w:p>
        </w:tc>
        <w:tc>
          <w:tcPr>
            <w:tcW w:w="1978" w:type="dxa"/>
            <w:shd w:val="clear" w:color="auto" w:fill="D5DCE4" w:themeFill="text2" w:themeFillTint="33"/>
          </w:tcPr>
          <w:p w14:paraId="189D9EBA" w14:textId="77777777" w:rsidR="006336B1" w:rsidRDefault="006336B1" w:rsidP="00875ECC">
            <w:r>
              <w:t>Label</w:t>
            </w:r>
          </w:p>
        </w:tc>
        <w:tc>
          <w:tcPr>
            <w:tcW w:w="5247" w:type="dxa"/>
            <w:shd w:val="clear" w:color="auto" w:fill="D5DCE4" w:themeFill="text2" w:themeFillTint="33"/>
          </w:tcPr>
          <w:p w14:paraId="71DEFED1" w14:textId="77777777" w:rsidR="006336B1" w:rsidRDefault="006336B1" w:rsidP="00875ECC">
            <w:proofErr w:type="spellStart"/>
            <w:r>
              <w:t>Description</w:t>
            </w:r>
            <w:proofErr w:type="spellEnd"/>
          </w:p>
        </w:tc>
      </w:tr>
      <w:tr w:rsidR="006336B1" w14:paraId="307B47B4" w14:textId="77777777" w:rsidTr="00875ECC">
        <w:tc>
          <w:tcPr>
            <w:tcW w:w="2403" w:type="dxa"/>
          </w:tcPr>
          <w:p w14:paraId="16584554" w14:textId="77777777" w:rsidR="006336B1" w:rsidRDefault="006336B1" w:rsidP="00875ECC">
            <w:r>
              <w:t>BE83000T</w:t>
            </w:r>
          </w:p>
        </w:tc>
        <w:tc>
          <w:tcPr>
            <w:tcW w:w="1978" w:type="dxa"/>
          </w:tcPr>
          <w:p w14:paraId="5368549F" w14:textId="77777777" w:rsidR="006336B1" w:rsidRDefault="006336B1" w:rsidP="00875ECC">
            <w:r>
              <w:t xml:space="preserve">Udenlandsk ejd.nr. </w:t>
            </w:r>
            <w:proofErr w:type="spellStart"/>
            <w:r>
              <w:t>mapning</w:t>
            </w:r>
            <w:proofErr w:type="spellEnd"/>
          </w:p>
        </w:tc>
        <w:tc>
          <w:tcPr>
            <w:tcW w:w="5247" w:type="dxa"/>
          </w:tcPr>
          <w:p w14:paraId="64833EF0" w14:textId="77777777" w:rsidR="006336B1" w:rsidRDefault="006336B1" w:rsidP="00875ECC">
            <w:proofErr w:type="spellStart"/>
            <w:r>
              <w:t>Registering</w:t>
            </w:r>
            <w:proofErr w:type="spellEnd"/>
            <w:r>
              <w:t xml:space="preserve"> af hvordan der skal omsættes fra gamle til nye ejendomsnumre ifm. EVS SLUT kørslen for 2024.</w:t>
            </w:r>
          </w:p>
          <w:p w14:paraId="1A125B9A" w14:textId="77777777" w:rsidR="006336B1" w:rsidRDefault="006336B1" w:rsidP="00875ECC"/>
          <w:p w14:paraId="4D50D153" w14:textId="77777777" w:rsidR="006336B1" w:rsidRDefault="006336B1" w:rsidP="00875ECC">
            <w:r>
              <w:t>Benyttes til automatisk engangskonvertering af ejendomsnummeret for udenlandske ejendomme.</w:t>
            </w:r>
          </w:p>
        </w:tc>
      </w:tr>
      <w:tr w:rsidR="006336B1" w14:paraId="3CE8016D" w14:textId="77777777" w:rsidTr="00875ECC">
        <w:tc>
          <w:tcPr>
            <w:tcW w:w="2403" w:type="dxa"/>
          </w:tcPr>
          <w:p w14:paraId="047A831C" w14:textId="77777777" w:rsidR="006336B1" w:rsidRDefault="006336B1" w:rsidP="00875ECC">
            <w:r w:rsidRPr="00F3215F">
              <w:t>EEJDNR_FRA</w:t>
            </w:r>
          </w:p>
        </w:tc>
        <w:tc>
          <w:tcPr>
            <w:tcW w:w="1978" w:type="dxa"/>
          </w:tcPr>
          <w:p w14:paraId="6B047DEB" w14:textId="77777777" w:rsidR="006336B1" w:rsidRDefault="006336B1" w:rsidP="00875ECC">
            <w:r>
              <w:t>Fra ejendomsnummer</w:t>
            </w:r>
          </w:p>
        </w:tc>
        <w:tc>
          <w:tcPr>
            <w:tcW w:w="5247" w:type="dxa"/>
          </w:tcPr>
          <w:p w14:paraId="265F9BC8" w14:textId="77777777" w:rsidR="006336B1" w:rsidRDefault="006336B1" w:rsidP="00875ECC">
            <w:r>
              <w:t>Det udenlandske ejendomsnummer, der skal konverteres fra.</w:t>
            </w:r>
          </w:p>
        </w:tc>
      </w:tr>
      <w:tr w:rsidR="006336B1" w14:paraId="01C9AE75" w14:textId="77777777" w:rsidTr="00875ECC">
        <w:tc>
          <w:tcPr>
            <w:tcW w:w="2403" w:type="dxa"/>
          </w:tcPr>
          <w:p w14:paraId="2B8B8E29" w14:textId="77777777" w:rsidR="006336B1" w:rsidRDefault="006336B1" w:rsidP="00875ECC">
            <w:r w:rsidRPr="00F3215F">
              <w:t>EEJDNR_TIL</w:t>
            </w:r>
          </w:p>
        </w:tc>
        <w:tc>
          <w:tcPr>
            <w:tcW w:w="1978" w:type="dxa"/>
          </w:tcPr>
          <w:p w14:paraId="23D99363" w14:textId="77777777" w:rsidR="006336B1" w:rsidRDefault="006336B1" w:rsidP="00875ECC">
            <w:r>
              <w:t>Til ejendomsnummer</w:t>
            </w:r>
          </w:p>
        </w:tc>
        <w:tc>
          <w:tcPr>
            <w:tcW w:w="5247" w:type="dxa"/>
          </w:tcPr>
          <w:p w14:paraId="6CF8044B" w14:textId="77777777" w:rsidR="006336B1" w:rsidRDefault="006336B1" w:rsidP="00875ECC">
            <w:r>
              <w:t>Det udenlandske ejendomsnummer, der skal konverteres til.</w:t>
            </w:r>
          </w:p>
        </w:tc>
      </w:tr>
      <w:tr w:rsidR="006336B1" w14:paraId="67366378" w14:textId="77777777" w:rsidTr="00875ECC">
        <w:tc>
          <w:tcPr>
            <w:tcW w:w="2403" w:type="dxa"/>
          </w:tcPr>
          <w:p w14:paraId="31365FB3" w14:textId="77777777" w:rsidR="006336B1" w:rsidRDefault="006336B1" w:rsidP="00875ECC">
            <w:r>
              <w:t>SLET</w:t>
            </w:r>
            <w:r w:rsidRPr="00F3215F">
              <w:t>_MARK</w:t>
            </w:r>
          </w:p>
        </w:tc>
        <w:tc>
          <w:tcPr>
            <w:tcW w:w="1978" w:type="dxa"/>
          </w:tcPr>
          <w:p w14:paraId="0E021B6B" w14:textId="77777777" w:rsidR="006336B1" w:rsidRDefault="006336B1" w:rsidP="00875ECC">
            <w:r w:rsidRPr="003E5CF0">
              <w:t>Markering for sletning</w:t>
            </w:r>
          </w:p>
        </w:tc>
        <w:tc>
          <w:tcPr>
            <w:tcW w:w="5247" w:type="dxa"/>
          </w:tcPr>
          <w:p w14:paraId="01E283A2" w14:textId="77777777" w:rsidR="006336B1" w:rsidRDefault="006336B1" w:rsidP="00875ECC">
            <w:r>
              <w:t>Markering for, om ejendommen med det angivne fra-ejendomsnummer fortsat skal være gældende med et nyt ejendomsnummer eller om ejendommen i forbindelse med EVS SLUT kørslen for 2024 skal slettes ved at undlade at skrive ejendommen til output filer i EVS SLUT programmer for 2024.</w:t>
            </w:r>
          </w:p>
          <w:p w14:paraId="69E09452" w14:textId="77777777" w:rsidR="006336B1" w:rsidRDefault="006336B1" w:rsidP="00875ECC"/>
          <w:p w14:paraId="67A71004" w14:textId="77777777" w:rsidR="006336B1" w:rsidRDefault="006336B1" w:rsidP="00875ECC">
            <w:r>
              <w:t>Værdisæt:</w:t>
            </w:r>
          </w:p>
          <w:p w14:paraId="0F1E4E76" w14:textId="77777777" w:rsidR="006336B1" w:rsidRDefault="006336B1" w:rsidP="00875ECC">
            <w:r>
              <w:t>0 = Ejendommen med fra-ejendomsnummeret vil fremadrettet være gældende med til-ejendomsnummeret</w:t>
            </w:r>
          </w:p>
          <w:p w14:paraId="18B4B2A7" w14:textId="77777777" w:rsidR="006336B1" w:rsidRDefault="006336B1" w:rsidP="00875ECC">
            <w:r>
              <w:t>1 = Ejendommen med fra-ejendomsnummeret vil fremadrettet ikke være gældende</w:t>
            </w:r>
          </w:p>
        </w:tc>
      </w:tr>
    </w:tbl>
    <w:p w14:paraId="2C92D247" w14:textId="77777777" w:rsidR="006336B1" w:rsidRDefault="006336B1" w:rsidP="006336B1"/>
    <w:p w14:paraId="044D46D9" w14:textId="77777777" w:rsidR="006336B1" w:rsidRDefault="006336B1" w:rsidP="00920211"/>
    <w:p w14:paraId="4393DFA2" w14:textId="6E261A0E" w:rsidR="006A1B80" w:rsidRDefault="006A1B80" w:rsidP="00492EA2">
      <w:pPr>
        <w:pStyle w:val="Overskrift3"/>
        <w:rPr>
          <w:color w:val="FF0000"/>
          <w:lang w:eastAsia="da-DK"/>
        </w:rPr>
      </w:pPr>
      <w:bookmarkStart w:id="32" w:name="_Toc180589653"/>
      <w:r>
        <w:rPr>
          <w:lang w:eastAsia="da-DK"/>
        </w:rPr>
        <w:lastRenderedPageBreak/>
        <w:t>3.1.1 Indhent EVS grundlag (Gl. lov)</w:t>
      </w:r>
      <w:bookmarkEnd w:id="32"/>
    </w:p>
    <w:p w14:paraId="03733460" w14:textId="77777777" w:rsidR="00492EA2" w:rsidRDefault="00492EA2" w:rsidP="00492EA2">
      <w:pPr>
        <w:rPr>
          <w:lang w:eastAsia="da-DK"/>
        </w:rPr>
      </w:pPr>
      <w:r>
        <w:rPr>
          <w:lang w:eastAsia="da-DK"/>
        </w:rPr>
        <w:t>Følgende krav adresseres i løsningsbeskrivelsen.</w:t>
      </w:r>
    </w:p>
    <w:p w14:paraId="75ACE897" w14:textId="77777777" w:rsidR="00492EA2" w:rsidRDefault="00492EA2" w:rsidP="00492EA2">
      <w:pPr>
        <w:rPr>
          <w:lang w:eastAsia="da-DK"/>
        </w:rPr>
      </w:pPr>
    </w:p>
    <w:tbl>
      <w:tblPr>
        <w:tblStyle w:val="Tabel-Gitter"/>
        <w:tblW w:w="0" w:type="auto"/>
        <w:tblLook w:val="04A0" w:firstRow="1" w:lastRow="0" w:firstColumn="1" w:lastColumn="0" w:noHBand="0" w:noVBand="1"/>
      </w:tblPr>
      <w:tblGrid>
        <w:gridCol w:w="1534"/>
        <w:gridCol w:w="2380"/>
        <w:gridCol w:w="4435"/>
        <w:gridCol w:w="1279"/>
      </w:tblGrid>
      <w:tr w:rsidR="00492EA2" w14:paraId="562631B3" w14:textId="77777777" w:rsidTr="00875ECC">
        <w:tc>
          <w:tcPr>
            <w:tcW w:w="0" w:type="auto"/>
          </w:tcPr>
          <w:p w14:paraId="0563DF05" w14:textId="77777777" w:rsidR="00492EA2" w:rsidRDefault="00492EA2" w:rsidP="00875ECC">
            <w:pPr>
              <w:rPr>
                <w:lang w:eastAsia="da-DK"/>
              </w:rPr>
            </w:pPr>
            <w:r w:rsidRPr="005E187C">
              <w:rPr>
                <w:rFonts w:cstheme="minorHAnsi"/>
                <w:lang w:eastAsia="da-DK"/>
              </w:rPr>
              <w:t>Kravdokument</w:t>
            </w:r>
          </w:p>
        </w:tc>
        <w:tc>
          <w:tcPr>
            <w:tcW w:w="0" w:type="auto"/>
          </w:tcPr>
          <w:p w14:paraId="636F8786" w14:textId="77777777" w:rsidR="00492EA2" w:rsidRDefault="00492EA2" w:rsidP="00875ECC">
            <w:pPr>
              <w:rPr>
                <w:lang w:eastAsia="da-DK"/>
              </w:rPr>
            </w:pPr>
            <w:r w:rsidRPr="005E187C">
              <w:rPr>
                <w:rFonts w:cstheme="minorHAnsi"/>
                <w:lang w:eastAsia="da-DK"/>
              </w:rPr>
              <w:t>Kravnummer</w:t>
            </w:r>
          </w:p>
        </w:tc>
        <w:tc>
          <w:tcPr>
            <w:tcW w:w="0" w:type="auto"/>
          </w:tcPr>
          <w:p w14:paraId="48AF0F2C" w14:textId="77777777" w:rsidR="00492EA2" w:rsidRDefault="00492EA2" w:rsidP="00875ECC">
            <w:pPr>
              <w:rPr>
                <w:lang w:eastAsia="da-DK"/>
              </w:rPr>
            </w:pPr>
            <w:r w:rsidRPr="005E187C">
              <w:rPr>
                <w:rFonts w:cstheme="minorHAnsi"/>
                <w:lang w:eastAsia="da-DK"/>
              </w:rPr>
              <w:t>Krav</w:t>
            </w:r>
          </w:p>
        </w:tc>
        <w:tc>
          <w:tcPr>
            <w:tcW w:w="0" w:type="auto"/>
          </w:tcPr>
          <w:p w14:paraId="7EE5EF9C" w14:textId="77777777" w:rsidR="00492EA2" w:rsidRDefault="00492EA2" w:rsidP="00875ECC">
            <w:pPr>
              <w:rPr>
                <w:lang w:eastAsia="da-DK"/>
              </w:rPr>
            </w:pPr>
            <w:r w:rsidRPr="005E187C">
              <w:rPr>
                <w:rFonts w:cstheme="minorHAnsi"/>
                <w:lang w:eastAsia="da-DK"/>
              </w:rPr>
              <w:t>Kommentar</w:t>
            </w:r>
          </w:p>
        </w:tc>
      </w:tr>
      <w:tr w:rsidR="00492EA2" w14:paraId="3972B57C" w14:textId="77777777" w:rsidTr="00875ECC">
        <w:tc>
          <w:tcPr>
            <w:tcW w:w="0" w:type="auto"/>
          </w:tcPr>
          <w:p w14:paraId="3286DA75" w14:textId="77777777" w:rsidR="00492EA2" w:rsidRDefault="00492EA2" w:rsidP="00875ECC">
            <w:pPr>
              <w:rPr>
                <w:lang w:eastAsia="da-DK"/>
              </w:rPr>
            </w:pPr>
            <w:r>
              <w:rPr>
                <w:rFonts w:cstheme="minorHAnsi"/>
                <w:lang w:eastAsia="da-DK"/>
              </w:rPr>
              <w:t>ÆA73</w:t>
            </w:r>
          </w:p>
        </w:tc>
        <w:tc>
          <w:tcPr>
            <w:tcW w:w="0" w:type="auto"/>
          </w:tcPr>
          <w:p w14:paraId="7A777851" w14:textId="77777777" w:rsidR="00492EA2" w:rsidRDefault="00492EA2" w:rsidP="00875ECC">
            <w:pPr>
              <w:rPr>
                <w:lang w:eastAsia="da-DK"/>
              </w:rPr>
            </w:pPr>
            <w:r w:rsidRPr="00E17878">
              <w:t>FK1 – Ændringer til EVS SLUT 2024</w:t>
            </w:r>
          </w:p>
        </w:tc>
        <w:tc>
          <w:tcPr>
            <w:tcW w:w="0" w:type="auto"/>
          </w:tcPr>
          <w:p w14:paraId="544FB602" w14:textId="7F4562FC" w:rsidR="00492EA2" w:rsidRDefault="00492EA2" w:rsidP="00875ECC">
            <w:pPr>
              <w:rPr>
                <w:lang w:eastAsia="da-DK"/>
              </w:rPr>
            </w:pPr>
            <w:r w:rsidRPr="002666E9">
              <w:t>FK1-A15.2 – EVS SLUT – Konvertering af data for udenlandske ejendomme</w:t>
            </w:r>
            <w:r w:rsidR="00EF5958">
              <w:t>*</w:t>
            </w:r>
          </w:p>
        </w:tc>
        <w:tc>
          <w:tcPr>
            <w:tcW w:w="0" w:type="auto"/>
          </w:tcPr>
          <w:p w14:paraId="11064ADD" w14:textId="77777777" w:rsidR="00492EA2" w:rsidRDefault="00492EA2" w:rsidP="00875ECC">
            <w:pPr>
              <w:rPr>
                <w:lang w:eastAsia="da-DK"/>
              </w:rPr>
            </w:pPr>
          </w:p>
        </w:tc>
      </w:tr>
      <w:tr w:rsidR="00492EA2" w14:paraId="7D072355" w14:textId="77777777" w:rsidTr="00875ECC">
        <w:tc>
          <w:tcPr>
            <w:tcW w:w="0" w:type="auto"/>
          </w:tcPr>
          <w:p w14:paraId="00A92E8B" w14:textId="77777777" w:rsidR="00492EA2" w:rsidRDefault="00492EA2" w:rsidP="00875ECC">
            <w:pPr>
              <w:rPr>
                <w:lang w:eastAsia="da-DK"/>
              </w:rPr>
            </w:pPr>
            <w:r>
              <w:rPr>
                <w:rFonts w:cstheme="minorHAnsi"/>
                <w:lang w:eastAsia="da-DK"/>
              </w:rPr>
              <w:t>ÆA73</w:t>
            </w:r>
          </w:p>
        </w:tc>
        <w:tc>
          <w:tcPr>
            <w:tcW w:w="0" w:type="auto"/>
          </w:tcPr>
          <w:p w14:paraId="756B2B76" w14:textId="77777777" w:rsidR="00492EA2" w:rsidRDefault="00492EA2" w:rsidP="00875ECC">
            <w:pPr>
              <w:rPr>
                <w:lang w:eastAsia="da-DK"/>
              </w:rPr>
            </w:pPr>
            <w:r w:rsidRPr="00E17878">
              <w:t>FK1 – Ændringer til EVS SLUT 2024</w:t>
            </w:r>
          </w:p>
        </w:tc>
        <w:tc>
          <w:tcPr>
            <w:tcW w:w="0" w:type="auto"/>
          </w:tcPr>
          <w:p w14:paraId="2B6F4B13" w14:textId="450A42D4" w:rsidR="00492EA2" w:rsidRDefault="00492EA2" w:rsidP="00875ECC">
            <w:pPr>
              <w:rPr>
                <w:lang w:eastAsia="da-DK"/>
              </w:rPr>
            </w:pPr>
            <w:r w:rsidRPr="002666E9">
              <w:t>FK1-A15.3 – EVS SLUT – Justering af data for udenlandske ejendomme ID810</w:t>
            </w:r>
            <w:r w:rsidR="00EF5958">
              <w:t>*</w:t>
            </w:r>
          </w:p>
        </w:tc>
        <w:tc>
          <w:tcPr>
            <w:tcW w:w="0" w:type="auto"/>
          </w:tcPr>
          <w:p w14:paraId="679FEAFF" w14:textId="77777777" w:rsidR="00492EA2" w:rsidRDefault="00492EA2" w:rsidP="00875ECC">
            <w:pPr>
              <w:rPr>
                <w:lang w:eastAsia="da-DK"/>
              </w:rPr>
            </w:pPr>
          </w:p>
        </w:tc>
      </w:tr>
    </w:tbl>
    <w:p w14:paraId="15E366E6" w14:textId="77777777" w:rsidR="00492EA2" w:rsidRPr="00103894" w:rsidRDefault="00492EA2" w:rsidP="00492EA2">
      <w:pPr>
        <w:rPr>
          <w:lang w:eastAsia="da-DK"/>
        </w:rPr>
      </w:pPr>
    </w:p>
    <w:p w14:paraId="4FEF3223" w14:textId="77777777" w:rsidR="00492EA2" w:rsidRDefault="00492EA2" w:rsidP="00492EA2">
      <w:pPr>
        <w:rPr>
          <w:i/>
          <w:iCs/>
          <w:lang w:eastAsia="da-DK"/>
        </w:rPr>
      </w:pPr>
      <w:r w:rsidRPr="00351FA2">
        <w:rPr>
          <w:i/>
          <w:iCs/>
          <w:lang w:eastAsia="da-DK"/>
        </w:rPr>
        <w:t>Løsningsforslag</w:t>
      </w:r>
    </w:p>
    <w:p w14:paraId="5E30D3BB" w14:textId="4076DD8C" w:rsidR="00B97768" w:rsidRDefault="0062706A" w:rsidP="00337E7C">
      <w:pPr>
        <w:pStyle w:val="Indholdsfortegnelse3"/>
      </w:pPr>
      <w:r>
        <w:rPr>
          <w:sz w:val="22"/>
          <w:szCs w:val="22"/>
        </w:rPr>
        <w:t>TO-BE flowet fra trin 4 så således ud:</w:t>
      </w:r>
      <w:r w:rsidR="00337E7C">
        <w:object w:dxaOrig="14746" w:dyaOrig="14161" w14:anchorId="48C06DE3">
          <v:shape id="_x0000_i1029" type="#_x0000_t75" style="width:480pt;height:461.5pt" o:ole="">
            <v:imagedata r:id="rId19" o:title=""/>
          </v:shape>
          <o:OLEObject Type="Embed" ProgID="Visio.Drawing.15" ShapeID="_x0000_i1029" DrawAspect="Content" ObjectID="_1792321427" r:id="rId20"/>
        </w:object>
      </w:r>
    </w:p>
    <w:p w14:paraId="70CF6744" w14:textId="77777777" w:rsidR="00B97768" w:rsidRDefault="00B97768" w:rsidP="00337E7C">
      <w:pPr>
        <w:pStyle w:val="Indholdsfortegnelse3"/>
      </w:pPr>
    </w:p>
    <w:p w14:paraId="5B268F08" w14:textId="0EF22C18" w:rsidR="0062706A" w:rsidRDefault="0062706A" w:rsidP="0062706A">
      <w:r>
        <w:lastRenderedPageBreak/>
        <w:t>For ÆA73 ser det således ud:</w:t>
      </w:r>
      <w:r w:rsidRPr="0062706A">
        <w:t xml:space="preserve"> </w:t>
      </w:r>
      <w:r>
        <w:object w:dxaOrig="17311" w:dyaOrig="14161" w14:anchorId="60C0F588">
          <v:shape id="_x0000_i1030" type="#_x0000_t75" style="width:480.5pt;height:396pt" o:ole="">
            <v:imagedata r:id="rId21" o:title=""/>
          </v:shape>
          <o:OLEObject Type="Embed" ProgID="Visio.Drawing.15" ShapeID="_x0000_i1030" DrawAspect="Content" ObjectID="_1792321428" r:id="rId22"/>
        </w:object>
      </w:r>
      <w:r>
        <w:t xml:space="preserve"> </w:t>
      </w:r>
    </w:p>
    <w:p w14:paraId="3F6C2DFB" w14:textId="77777777" w:rsidR="0062706A" w:rsidRPr="0062706A" w:rsidRDefault="0062706A" w:rsidP="0062706A"/>
    <w:p w14:paraId="3659CFF2" w14:textId="343BDEE5" w:rsidR="0062706A" w:rsidRDefault="0062706A" w:rsidP="0062706A">
      <w:pPr>
        <w:pStyle w:val="Overskrift4"/>
        <w:rPr>
          <w:lang w:eastAsia="da-DK"/>
        </w:rPr>
      </w:pPr>
      <w:r>
        <w:rPr>
          <w:lang w:eastAsia="da-DK"/>
        </w:rPr>
        <w:t>Aktivitet: Dan beregningsgrundlag</w:t>
      </w:r>
    </w:p>
    <w:p w14:paraId="7EB03875" w14:textId="70006C4B" w:rsidR="00A254D0" w:rsidRDefault="00B13045" w:rsidP="00A254D0">
      <w:pPr>
        <w:rPr>
          <w:lang w:eastAsia="da-DK"/>
        </w:rPr>
      </w:pPr>
      <w:r w:rsidRPr="00B13045">
        <w:rPr>
          <w:lang w:eastAsia="da-DK"/>
        </w:rPr>
        <w:t>For a</w:t>
      </w:r>
      <w:r w:rsidR="00A254D0" w:rsidRPr="00B13045">
        <w:rPr>
          <w:lang w:eastAsia="da-DK"/>
        </w:rPr>
        <w:t>ktivitet ’</w:t>
      </w:r>
      <w:r w:rsidR="00643ABA">
        <w:rPr>
          <w:lang w:eastAsia="da-DK"/>
        </w:rPr>
        <w:t>D</w:t>
      </w:r>
      <w:r w:rsidR="00A254D0" w:rsidRPr="00B13045">
        <w:rPr>
          <w:lang w:eastAsia="da-DK"/>
        </w:rPr>
        <w:t>an beregningsgrundlag’</w:t>
      </w:r>
      <w:r w:rsidRPr="00B13045">
        <w:rPr>
          <w:lang w:eastAsia="da-DK"/>
        </w:rPr>
        <w:t xml:space="preserve"> </w:t>
      </w:r>
      <w:r w:rsidR="00A254D0" w:rsidRPr="00B13045">
        <w:rPr>
          <w:lang w:eastAsia="da-DK"/>
        </w:rPr>
        <w:t xml:space="preserve">skal </w:t>
      </w:r>
      <w:r>
        <w:rPr>
          <w:lang w:eastAsia="da-DK"/>
        </w:rPr>
        <w:t xml:space="preserve">der </w:t>
      </w:r>
      <w:r w:rsidR="00A254D0" w:rsidRPr="00B13045">
        <w:rPr>
          <w:lang w:eastAsia="da-DK"/>
        </w:rPr>
        <w:t>ske følgende ændringer:</w:t>
      </w:r>
    </w:p>
    <w:p w14:paraId="67DA3A33" w14:textId="68A83D63" w:rsidR="0062706A" w:rsidRDefault="00B21B26" w:rsidP="00B21B26">
      <w:pPr>
        <w:pStyle w:val="Listeafsnit"/>
        <w:numPr>
          <w:ilvl w:val="0"/>
          <w:numId w:val="9"/>
        </w:numPr>
        <w:rPr>
          <w:lang w:eastAsia="da-DK"/>
        </w:rPr>
      </w:pPr>
      <w:r>
        <w:rPr>
          <w:lang w:eastAsia="da-DK"/>
        </w:rPr>
        <w:t>Den nye mapningstabel (BE83000T) skal anvendes til at konvertere ejendomsnumre for de udenlandske ejendomme.</w:t>
      </w:r>
    </w:p>
    <w:p w14:paraId="2FDB67F3" w14:textId="785207FB" w:rsidR="00B21B26" w:rsidRDefault="00B21B26" w:rsidP="00B21B26">
      <w:pPr>
        <w:pStyle w:val="Listeafsnit"/>
        <w:numPr>
          <w:ilvl w:val="0"/>
          <w:numId w:val="9"/>
        </w:numPr>
        <w:rPr>
          <w:lang w:eastAsia="da-DK"/>
        </w:rPr>
      </w:pPr>
      <w:r>
        <w:rPr>
          <w:lang w:eastAsia="da-DK"/>
        </w:rPr>
        <w:t xml:space="preserve">Den faktiske </w:t>
      </w:r>
      <w:proofErr w:type="spellStart"/>
      <w:r>
        <w:rPr>
          <w:lang w:eastAsia="da-DK"/>
        </w:rPr>
        <w:t>mapning</w:t>
      </w:r>
      <w:proofErr w:type="spellEnd"/>
      <w:r>
        <w:rPr>
          <w:lang w:eastAsia="da-DK"/>
        </w:rPr>
        <w:t xml:space="preserve"> skal gemmes på logningstabellen (BE83100T)</w:t>
      </w:r>
    </w:p>
    <w:p w14:paraId="2084D0E3" w14:textId="53998B1D" w:rsidR="00EF5958" w:rsidRDefault="00EF5958" w:rsidP="00B21B26">
      <w:pPr>
        <w:pStyle w:val="Listeafsnit"/>
        <w:numPr>
          <w:ilvl w:val="0"/>
          <w:numId w:val="9"/>
        </w:numPr>
        <w:rPr>
          <w:lang w:eastAsia="da-DK"/>
        </w:rPr>
      </w:pPr>
      <w:r>
        <w:rPr>
          <w:lang w:eastAsia="da-DK"/>
        </w:rPr>
        <w:t xml:space="preserve">Beskatningsgrundlaget </w:t>
      </w:r>
      <w:r w:rsidR="008E42BF">
        <w:rPr>
          <w:lang w:eastAsia="da-DK"/>
        </w:rPr>
        <w:t xml:space="preserve">for udenlandske ejendomme </w:t>
      </w:r>
      <w:r>
        <w:rPr>
          <w:lang w:eastAsia="da-DK"/>
        </w:rPr>
        <w:t>skal medsendes dvs. felterne:</w:t>
      </w:r>
    </w:p>
    <w:p w14:paraId="6E85283F" w14:textId="46200B4A" w:rsidR="00EF5958" w:rsidRDefault="00EF5958" w:rsidP="00EF5958">
      <w:pPr>
        <w:pStyle w:val="Listeafsnit"/>
        <w:numPr>
          <w:ilvl w:val="1"/>
          <w:numId w:val="9"/>
        </w:numPr>
        <w:rPr>
          <w:lang w:eastAsia="da-DK"/>
        </w:rPr>
      </w:pPr>
      <w:r>
        <w:rPr>
          <w:lang w:eastAsia="da-DK"/>
        </w:rPr>
        <w:t>616/626</w:t>
      </w:r>
    </w:p>
    <w:p w14:paraId="6EC7C699" w14:textId="2553B597" w:rsidR="00EF5958" w:rsidRDefault="00EF5958" w:rsidP="00EF5958">
      <w:pPr>
        <w:pStyle w:val="Listeafsnit"/>
        <w:numPr>
          <w:ilvl w:val="1"/>
          <w:numId w:val="9"/>
        </w:numPr>
        <w:rPr>
          <w:lang w:eastAsia="da-DK"/>
        </w:rPr>
      </w:pPr>
      <w:r>
        <w:rPr>
          <w:lang w:eastAsia="da-DK"/>
        </w:rPr>
        <w:t>610/611</w:t>
      </w:r>
    </w:p>
    <w:p w14:paraId="5F84243A" w14:textId="47807486" w:rsidR="00EF5958" w:rsidRDefault="00EF5958" w:rsidP="00EF5958">
      <w:pPr>
        <w:pStyle w:val="Listeafsnit"/>
        <w:numPr>
          <w:ilvl w:val="1"/>
          <w:numId w:val="9"/>
        </w:numPr>
        <w:rPr>
          <w:lang w:eastAsia="da-DK"/>
        </w:rPr>
      </w:pPr>
      <w:r>
        <w:rPr>
          <w:lang w:eastAsia="da-DK"/>
        </w:rPr>
        <w:t>614/615</w:t>
      </w:r>
    </w:p>
    <w:p w14:paraId="5E23F2E9" w14:textId="67CCB204" w:rsidR="00EF5958" w:rsidRDefault="00EF5958" w:rsidP="00EF5958">
      <w:pPr>
        <w:pStyle w:val="Listeafsnit"/>
        <w:numPr>
          <w:ilvl w:val="1"/>
          <w:numId w:val="9"/>
        </w:numPr>
        <w:rPr>
          <w:lang w:eastAsia="da-DK"/>
        </w:rPr>
      </w:pPr>
      <w:r>
        <w:rPr>
          <w:lang w:eastAsia="da-DK"/>
        </w:rPr>
        <w:t>621/622</w:t>
      </w:r>
    </w:p>
    <w:p w14:paraId="0231D0E3" w14:textId="7F7F3495" w:rsidR="00EF5958" w:rsidRDefault="008E42BF" w:rsidP="00EF5958">
      <w:pPr>
        <w:pStyle w:val="Listeafsnit"/>
        <w:numPr>
          <w:ilvl w:val="0"/>
          <w:numId w:val="9"/>
        </w:numPr>
        <w:spacing w:after="160" w:line="259" w:lineRule="auto"/>
      </w:pPr>
      <w:r>
        <w:t xml:space="preserve">For beskatningsgrundlaget for udenlandske ejendomme gælder at: </w:t>
      </w:r>
      <w:r w:rsidR="00EF5958">
        <w:t>Værdien fra SLUT 2023 (modtaget via ID1</w:t>
      </w:r>
      <w:r>
        <w:t>29</w:t>
      </w:r>
      <w:r w:rsidR="00EF5958">
        <w:t>) skal have forrang. Derefter værdien fra Forskud 2024.</w:t>
      </w:r>
    </w:p>
    <w:p w14:paraId="07EC9733" w14:textId="1C8DA8F9" w:rsidR="00EF5958" w:rsidRDefault="00EF5958" w:rsidP="00EF5958">
      <w:pPr>
        <w:pStyle w:val="Listeafsnit"/>
        <w:numPr>
          <w:ilvl w:val="0"/>
          <w:numId w:val="9"/>
        </w:numPr>
        <w:rPr>
          <w:lang w:eastAsia="da-DK"/>
        </w:rPr>
      </w:pPr>
      <w:r>
        <w:rPr>
          <w:lang w:eastAsia="da-DK"/>
        </w:rPr>
        <w:t xml:space="preserve">Felt 910 ’Betalt udenlandsk skat’ skal </w:t>
      </w:r>
      <w:r w:rsidR="008E42BF">
        <w:rPr>
          <w:lang w:eastAsia="da-DK"/>
        </w:rPr>
        <w:t xml:space="preserve">sættes til </w:t>
      </w:r>
      <w:ins w:id="33" w:author="Susanne Merete Juul Damgaard (SJD)" w:date="2024-11-05T14:13:00Z" w16du:dateUtc="2024-11-05T13:13:00Z">
        <w:r w:rsidR="007420BD">
          <w:rPr>
            <w:lang w:eastAsia="da-DK"/>
          </w:rPr>
          <w:t>0</w:t>
        </w:r>
      </w:ins>
      <w:del w:id="34" w:author="Susanne Merete Juul Damgaard (SJD)" w:date="2024-11-05T14:13:00Z" w16du:dateUtc="2024-11-05T13:13:00Z">
        <w:r w:rsidR="008E42BF" w:rsidDel="007420BD">
          <w:rPr>
            <w:lang w:eastAsia="da-DK"/>
          </w:rPr>
          <w:delText>NULL</w:delText>
        </w:r>
      </w:del>
    </w:p>
    <w:p w14:paraId="76F5CBD1" w14:textId="77777777" w:rsidR="00B21B26" w:rsidRPr="00B13045" w:rsidRDefault="00B21B26" w:rsidP="00A254D0">
      <w:pPr>
        <w:rPr>
          <w:lang w:eastAsia="da-DK"/>
        </w:rPr>
      </w:pPr>
    </w:p>
    <w:p w14:paraId="1063CDEF" w14:textId="77777777" w:rsidR="0062706A" w:rsidRDefault="0062706A" w:rsidP="0062706A">
      <w:pPr>
        <w:pStyle w:val="Overskrift4"/>
        <w:rPr>
          <w:lang w:eastAsia="da-DK"/>
        </w:rPr>
      </w:pPr>
      <w:r>
        <w:rPr>
          <w:lang w:eastAsia="da-DK"/>
        </w:rPr>
        <w:t>Løsningsforslaget kræver følgende datamæssigt</w:t>
      </w:r>
      <w:r w:rsidRPr="000A7ACD">
        <w:rPr>
          <w:lang w:eastAsia="da-DK"/>
        </w:rPr>
        <w:t xml:space="preserve">: </w:t>
      </w:r>
    </w:p>
    <w:p w14:paraId="11C235A3" w14:textId="46F18A6D" w:rsidR="002D36A6" w:rsidRDefault="0062706A" w:rsidP="0062706A">
      <w:pPr>
        <w:rPr>
          <w:color w:val="FF0000"/>
          <w:lang w:eastAsia="da-DK"/>
        </w:rPr>
      </w:pPr>
      <w:r>
        <w:t xml:space="preserve">Udover </w:t>
      </w:r>
      <w:proofErr w:type="spellStart"/>
      <w:r>
        <w:t>mapningstabellen</w:t>
      </w:r>
      <w:proofErr w:type="spellEnd"/>
      <w:r>
        <w:t xml:space="preserve"> (BE83000T) skal der også oprettes en ny logningstabel der skal gemme de faktiske </w:t>
      </w:r>
      <w:proofErr w:type="spellStart"/>
      <w:r>
        <w:t>mapninger</w:t>
      </w:r>
      <w:proofErr w:type="spellEnd"/>
      <w:r>
        <w:t xml:space="preserve"> der er foretaget.</w:t>
      </w:r>
    </w:p>
    <w:p w14:paraId="2AD4D620" w14:textId="77777777" w:rsidR="0062706A" w:rsidRDefault="0062706A" w:rsidP="0062706A"/>
    <w:tbl>
      <w:tblPr>
        <w:tblStyle w:val="Tabel-Gitter"/>
        <w:tblW w:w="0" w:type="auto"/>
        <w:tblLook w:val="04A0" w:firstRow="1" w:lastRow="0" w:firstColumn="1" w:lastColumn="0" w:noHBand="0" w:noVBand="1"/>
      </w:tblPr>
      <w:tblGrid>
        <w:gridCol w:w="2403"/>
        <w:gridCol w:w="1978"/>
        <w:gridCol w:w="5247"/>
      </w:tblGrid>
      <w:tr w:rsidR="0062706A" w14:paraId="40F721C1" w14:textId="77777777" w:rsidTr="00875ECC">
        <w:tc>
          <w:tcPr>
            <w:tcW w:w="2403" w:type="dxa"/>
            <w:shd w:val="clear" w:color="auto" w:fill="D5DCE4" w:themeFill="text2" w:themeFillTint="33"/>
          </w:tcPr>
          <w:p w14:paraId="42276244" w14:textId="77777777" w:rsidR="0062706A" w:rsidRDefault="0062706A" w:rsidP="00875ECC">
            <w:r>
              <w:t>Tabel/kolonne</w:t>
            </w:r>
          </w:p>
        </w:tc>
        <w:tc>
          <w:tcPr>
            <w:tcW w:w="1978" w:type="dxa"/>
            <w:shd w:val="clear" w:color="auto" w:fill="D5DCE4" w:themeFill="text2" w:themeFillTint="33"/>
          </w:tcPr>
          <w:p w14:paraId="7BF19FF8" w14:textId="77777777" w:rsidR="0062706A" w:rsidRDefault="0062706A" w:rsidP="00875ECC">
            <w:r>
              <w:t>Label</w:t>
            </w:r>
          </w:p>
        </w:tc>
        <w:tc>
          <w:tcPr>
            <w:tcW w:w="5247" w:type="dxa"/>
            <w:shd w:val="clear" w:color="auto" w:fill="D5DCE4" w:themeFill="text2" w:themeFillTint="33"/>
          </w:tcPr>
          <w:p w14:paraId="7F92E20E" w14:textId="77777777" w:rsidR="0062706A" w:rsidRDefault="0062706A" w:rsidP="00875ECC">
            <w:proofErr w:type="spellStart"/>
            <w:r>
              <w:t>Description</w:t>
            </w:r>
            <w:proofErr w:type="spellEnd"/>
          </w:p>
        </w:tc>
      </w:tr>
      <w:tr w:rsidR="0062706A" w14:paraId="4283C93C" w14:textId="77777777" w:rsidTr="00875ECC">
        <w:tc>
          <w:tcPr>
            <w:tcW w:w="2403" w:type="dxa"/>
          </w:tcPr>
          <w:p w14:paraId="63D6CDE4" w14:textId="77777777" w:rsidR="0062706A" w:rsidRDefault="0062706A" w:rsidP="00875ECC">
            <w:r>
              <w:t>BE83100T</w:t>
            </w:r>
          </w:p>
        </w:tc>
        <w:tc>
          <w:tcPr>
            <w:tcW w:w="1978" w:type="dxa"/>
          </w:tcPr>
          <w:p w14:paraId="42A5896E" w14:textId="77777777" w:rsidR="0062706A" w:rsidRDefault="0062706A" w:rsidP="00875ECC">
            <w:r>
              <w:t xml:space="preserve">Udenlandsk ejd.nr. </w:t>
            </w:r>
            <w:proofErr w:type="spellStart"/>
            <w:r>
              <w:t>konv</w:t>
            </w:r>
            <w:proofErr w:type="spellEnd"/>
            <w:r>
              <w:t>. log</w:t>
            </w:r>
          </w:p>
        </w:tc>
        <w:tc>
          <w:tcPr>
            <w:tcW w:w="5247" w:type="dxa"/>
          </w:tcPr>
          <w:p w14:paraId="6396267D" w14:textId="77777777" w:rsidR="0062706A" w:rsidRDefault="0062706A" w:rsidP="00875ECC">
            <w:proofErr w:type="spellStart"/>
            <w:r>
              <w:t>Registering</w:t>
            </w:r>
            <w:proofErr w:type="spellEnd"/>
            <w:r>
              <w:t xml:space="preserve"> af, at den definerede </w:t>
            </w:r>
            <w:proofErr w:type="spellStart"/>
            <w:r>
              <w:t>mapning</w:t>
            </w:r>
            <w:proofErr w:type="spellEnd"/>
            <w:r>
              <w:t xml:space="preserve"> fra gammelt til nyt ejendomsnummer har været anvendt ved kørsel af et EVS SLUT 2024 program i et bestemt job gældende for gammel eller ny lov for 2024.</w:t>
            </w:r>
          </w:p>
          <w:p w14:paraId="124F67F9" w14:textId="77777777" w:rsidR="0062706A" w:rsidRDefault="0062706A" w:rsidP="00875ECC"/>
          <w:p w14:paraId="0B5477C7" w14:textId="77777777" w:rsidR="0062706A" w:rsidRDefault="0062706A" w:rsidP="00875ECC">
            <w:r>
              <w:t>Registreringen benyttes som dokumentation for den gennemførte konvertering, men også til kontrol for, at der i output filerne ikke dannes dubletter for output filernes nøgleværdier, som primært er personnummer og ejendomsnummer.</w:t>
            </w:r>
          </w:p>
        </w:tc>
      </w:tr>
      <w:tr w:rsidR="0062706A" w14:paraId="5093033A" w14:textId="77777777" w:rsidTr="00875ECC">
        <w:tc>
          <w:tcPr>
            <w:tcW w:w="2403" w:type="dxa"/>
          </w:tcPr>
          <w:p w14:paraId="54CBE8A0" w14:textId="77777777" w:rsidR="0062706A" w:rsidRDefault="0062706A" w:rsidP="00875ECC">
            <w:r w:rsidRPr="00F3215F">
              <w:t>EEJDNR_FRA</w:t>
            </w:r>
          </w:p>
        </w:tc>
        <w:tc>
          <w:tcPr>
            <w:tcW w:w="1978" w:type="dxa"/>
          </w:tcPr>
          <w:p w14:paraId="2DA81632" w14:textId="77777777" w:rsidR="0062706A" w:rsidRDefault="0062706A" w:rsidP="00875ECC">
            <w:r>
              <w:t>Fra ejendomsnummer</w:t>
            </w:r>
          </w:p>
        </w:tc>
        <w:tc>
          <w:tcPr>
            <w:tcW w:w="5247" w:type="dxa"/>
          </w:tcPr>
          <w:p w14:paraId="24684E5D" w14:textId="77777777" w:rsidR="0062706A" w:rsidRDefault="0062706A" w:rsidP="00875ECC">
            <w:r>
              <w:t>Det udenlandske ejendomsnummer, der er konverteret fra.</w:t>
            </w:r>
          </w:p>
        </w:tc>
      </w:tr>
      <w:tr w:rsidR="0062706A" w14:paraId="0E0BA77A" w14:textId="77777777" w:rsidTr="00875ECC">
        <w:tc>
          <w:tcPr>
            <w:tcW w:w="2403" w:type="dxa"/>
          </w:tcPr>
          <w:p w14:paraId="32EF9FD0" w14:textId="77777777" w:rsidR="0062706A" w:rsidRDefault="0062706A" w:rsidP="00875ECC">
            <w:r w:rsidRPr="00F3215F">
              <w:t>EEJDNR_TIL</w:t>
            </w:r>
          </w:p>
        </w:tc>
        <w:tc>
          <w:tcPr>
            <w:tcW w:w="1978" w:type="dxa"/>
          </w:tcPr>
          <w:p w14:paraId="2DD2BCF0" w14:textId="77777777" w:rsidR="0062706A" w:rsidRDefault="0062706A" w:rsidP="00875ECC">
            <w:r>
              <w:t>Til ejendomsnummer</w:t>
            </w:r>
          </w:p>
        </w:tc>
        <w:tc>
          <w:tcPr>
            <w:tcW w:w="5247" w:type="dxa"/>
          </w:tcPr>
          <w:p w14:paraId="08A71CE1" w14:textId="77777777" w:rsidR="0062706A" w:rsidRDefault="0062706A" w:rsidP="00875ECC">
            <w:r>
              <w:t>Det udenlandske ejendomsnummer, der er konverteret til.</w:t>
            </w:r>
          </w:p>
        </w:tc>
      </w:tr>
      <w:tr w:rsidR="0062706A" w14:paraId="0A3B51A7" w14:textId="77777777" w:rsidTr="00875ECC">
        <w:tc>
          <w:tcPr>
            <w:tcW w:w="2403" w:type="dxa"/>
          </w:tcPr>
          <w:p w14:paraId="7024AE96" w14:textId="77777777" w:rsidR="0062706A" w:rsidRDefault="0062706A" w:rsidP="00875ECC">
            <w:r w:rsidRPr="00F3215F">
              <w:t>GÆLDENDE_MARK</w:t>
            </w:r>
          </w:p>
        </w:tc>
        <w:tc>
          <w:tcPr>
            <w:tcW w:w="1978" w:type="dxa"/>
          </w:tcPr>
          <w:p w14:paraId="4A4AA455" w14:textId="77777777" w:rsidR="0062706A" w:rsidRDefault="0062706A" w:rsidP="00875ECC">
            <w:r>
              <w:t>Gældende markering</w:t>
            </w:r>
          </w:p>
        </w:tc>
        <w:tc>
          <w:tcPr>
            <w:tcW w:w="5247" w:type="dxa"/>
          </w:tcPr>
          <w:p w14:paraId="2C8F23D3" w14:textId="77777777" w:rsidR="0062706A" w:rsidRPr="006B0460" w:rsidRDefault="0062706A" w:rsidP="00875ECC">
            <w:r w:rsidRPr="006B0460">
              <w:t xml:space="preserve">Markering for, om ejendommen med det angivne fra ejendomsnummer fremadrettet er gældende eller om ejendommen blev slettet fra output filerne i forbindelse med EVS SLUT kørslen for 2024 samt om der eventuelt manglede </w:t>
            </w:r>
            <w:proofErr w:type="spellStart"/>
            <w:r w:rsidRPr="006B0460">
              <w:t>mapning</w:t>
            </w:r>
            <w:proofErr w:type="spellEnd"/>
            <w:r w:rsidRPr="006B0460">
              <w:t xml:space="preserve"> eller dublet </w:t>
            </w:r>
            <w:proofErr w:type="spellStart"/>
            <w:r w:rsidRPr="006B0460">
              <w:t>mapning</w:t>
            </w:r>
            <w:proofErr w:type="spellEnd"/>
            <w:r w:rsidRPr="006B0460">
              <w:t>, som begge indikerer et problem.</w:t>
            </w:r>
          </w:p>
          <w:p w14:paraId="0A5E326B" w14:textId="77777777" w:rsidR="0062706A" w:rsidRPr="006B0460" w:rsidRDefault="0062706A" w:rsidP="00875ECC">
            <w:pPr>
              <w:autoSpaceDE w:val="0"/>
              <w:autoSpaceDN w:val="0"/>
              <w:adjustRightInd w:val="0"/>
            </w:pPr>
          </w:p>
          <w:p w14:paraId="5AC0E166" w14:textId="77777777" w:rsidR="0062706A" w:rsidRPr="006B0460" w:rsidRDefault="0062706A" w:rsidP="00875ECC">
            <w:pPr>
              <w:autoSpaceDE w:val="0"/>
              <w:autoSpaceDN w:val="0"/>
              <w:adjustRightInd w:val="0"/>
            </w:pPr>
            <w:r w:rsidRPr="006B0460">
              <w:t>Værdisæt:</w:t>
            </w:r>
          </w:p>
          <w:p w14:paraId="3493FE8A" w14:textId="77777777" w:rsidR="0062706A" w:rsidRPr="006B0460" w:rsidRDefault="0062706A" w:rsidP="00875ECC">
            <w:pPr>
              <w:autoSpaceDE w:val="0"/>
              <w:autoSpaceDN w:val="0"/>
              <w:adjustRightInd w:val="0"/>
            </w:pPr>
            <w:r w:rsidRPr="006B0460">
              <w:t>J = Ja, ejendommen med fra ejendomsnummeret er fremadrettet gældende med til ejendomsnummeret</w:t>
            </w:r>
          </w:p>
          <w:p w14:paraId="2C98D0F8" w14:textId="77777777" w:rsidR="0062706A" w:rsidRPr="006B0460" w:rsidRDefault="0062706A" w:rsidP="00875ECC">
            <w:pPr>
              <w:autoSpaceDE w:val="0"/>
              <w:autoSpaceDN w:val="0"/>
              <w:adjustRightInd w:val="0"/>
            </w:pPr>
            <w:r w:rsidRPr="006B0460">
              <w:t>N = Nej, ejendommen med fra ejendomsnummeret blev slettet i output filerne</w:t>
            </w:r>
          </w:p>
          <w:p w14:paraId="7D9595F4" w14:textId="49811523" w:rsidR="0062706A" w:rsidRPr="006B0460" w:rsidRDefault="0062706A" w:rsidP="00875ECC">
            <w:pPr>
              <w:autoSpaceDE w:val="0"/>
              <w:autoSpaceDN w:val="0"/>
              <w:adjustRightInd w:val="0"/>
            </w:pPr>
            <w:r w:rsidRPr="006B0460">
              <w:t>D = Dublet, ejendommen blev afdækket til at resultere i en dublet, hvis ejendomsnummeret var blevet konverteret og ejendomsnummeret er derfor ikke ændret.</w:t>
            </w:r>
          </w:p>
          <w:p w14:paraId="6EA6A600" w14:textId="77777777" w:rsidR="0062706A" w:rsidRDefault="0062706A" w:rsidP="00875ECC">
            <w:pPr>
              <w:autoSpaceDE w:val="0"/>
              <w:autoSpaceDN w:val="0"/>
              <w:adjustRightInd w:val="0"/>
            </w:pPr>
            <w:r w:rsidRPr="006B0460">
              <w:t xml:space="preserve">M = Mangler, der mangler </w:t>
            </w:r>
            <w:proofErr w:type="spellStart"/>
            <w:r w:rsidRPr="006B0460">
              <w:t>mapning</w:t>
            </w:r>
            <w:proofErr w:type="spellEnd"/>
            <w:r w:rsidRPr="006B0460">
              <w:t xml:space="preserve"> af fra-ejendomsnummeret og ejendomsnummeret er derfor ikke ændret.</w:t>
            </w:r>
          </w:p>
        </w:tc>
      </w:tr>
      <w:tr w:rsidR="0062706A" w14:paraId="4BE91654" w14:textId="77777777" w:rsidTr="00875ECC">
        <w:tc>
          <w:tcPr>
            <w:tcW w:w="2403" w:type="dxa"/>
          </w:tcPr>
          <w:p w14:paraId="20B82CB1" w14:textId="77777777" w:rsidR="0062706A" w:rsidRPr="00F3215F" w:rsidRDefault="0062706A" w:rsidP="00875ECC">
            <w:r w:rsidRPr="005637B9">
              <w:t>PROGRAMNAVN</w:t>
            </w:r>
          </w:p>
        </w:tc>
        <w:tc>
          <w:tcPr>
            <w:tcW w:w="1978" w:type="dxa"/>
          </w:tcPr>
          <w:p w14:paraId="54973E8B" w14:textId="77777777" w:rsidR="0062706A" w:rsidRDefault="0062706A" w:rsidP="00875ECC">
            <w:r>
              <w:t>Programnavn</w:t>
            </w:r>
          </w:p>
        </w:tc>
        <w:tc>
          <w:tcPr>
            <w:tcW w:w="5247" w:type="dxa"/>
          </w:tcPr>
          <w:p w14:paraId="494735D5" w14:textId="77777777" w:rsidR="0062706A" w:rsidRDefault="0062706A" w:rsidP="00875ECC">
            <w:r>
              <w:t>Navnet på programmet, som har foretaget konverteringen.</w:t>
            </w:r>
          </w:p>
        </w:tc>
      </w:tr>
      <w:tr w:rsidR="0062706A" w14:paraId="0F27CAC1" w14:textId="77777777" w:rsidTr="00875ECC">
        <w:tc>
          <w:tcPr>
            <w:tcW w:w="2403" w:type="dxa"/>
          </w:tcPr>
          <w:p w14:paraId="480A6836" w14:textId="77777777" w:rsidR="0062706A" w:rsidRPr="00F3215F" w:rsidRDefault="0062706A" w:rsidP="00875ECC">
            <w:r w:rsidRPr="005637B9">
              <w:t>JOBNAVN</w:t>
            </w:r>
          </w:p>
        </w:tc>
        <w:tc>
          <w:tcPr>
            <w:tcW w:w="1978" w:type="dxa"/>
          </w:tcPr>
          <w:p w14:paraId="524CB556" w14:textId="77777777" w:rsidR="0062706A" w:rsidRDefault="0062706A" w:rsidP="00875ECC">
            <w:r>
              <w:t>Jobnavn</w:t>
            </w:r>
          </w:p>
        </w:tc>
        <w:tc>
          <w:tcPr>
            <w:tcW w:w="5247" w:type="dxa"/>
          </w:tcPr>
          <w:p w14:paraId="63D57649" w14:textId="77777777" w:rsidR="0062706A" w:rsidRDefault="0062706A" w:rsidP="00875ECC">
            <w:r>
              <w:t>Navnet på jobbet, som har foretaget konverteringen.</w:t>
            </w:r>
          </w:p>
        </w:tc>
      </w:tr>
      <w:tr w:rsidR="0062706A" w14:paraId="46954B7D" w14:textId="77777777" w:rsidTr="00875ECC">
        <w:tc>
          <w:tcPr>
            <w:tcW w:w="2403" w:type="dxa"/>
          </w:tcPr>
          <w:p w14:paraId="049A07BD" w14:textId="77777777" w:rsidR="0062706A" w:rsidRPr="00F3215F" w:rsidRDefault="0062706A" w:rsidP="00875ECC">
            <w:r w:rsidRPr="005637B9">
              <w:t>GLNY_LOV</w:t>
            </w:r>
          </w:p>
        </w:tc>
        <w:tc>
          <w:tcPr>
            <w:tcW w:w="1978" w:type="dxa"/>
          </w:tcPr>
          <w:p w14:paraId="242784ED" w14:textId="77777777" w:rsidR="0062706A" w:rsidRDefault="0062706A" w:rsidP="00875ECC">
            <w:r>
              <w:t>Markering gl. eller ny lov</w:t>
            </w:r>
          </w:p>
        </w:tc>
        <w:tc>
          <w:tcPr>
            <w:tcW w:w="5247" w:type="dxa"/>
          </w:tcPr>
          <w:p w14:paraId="1B233278" w14:textId="77777777" w:rsidR="0062706A" w:rsidRDefault="0062706A" w:rsidP="00875ECC">
            <w:r>
              <w:t>Kode for om konverteringen er sket for gammel eller ny lov i 2024 beregningen. Afgøres ud fra jobnavnene anvendt i test og produktionsmiljøerne.</w:t>
            </w:r>
          </w:p>
          <w:p w14:paraId="3053EC2D" w14:textId="77777777" w:rsidR="0062706A" w:rsidRDefault="0062706A" w:rsidP="00875ECC"/>
          <w:p w14:paraId="1E98583C" w14:textId="77777777" w:rsidR="0062706A" w:rsidRDefault="0062706A" w:rsidP="00875ECC">
            <w:r>
              <w:t>Værdisæt:</w:t>
            </w:r>
          </w:p>
          <w:p w14:paraId="557DC020" w14:textId="77777777" w:rsidR="0062706A" w:rsidRDefault="0062706A" w:rsidP="00875ECC">
            <w:r>
              <w:t>GL = Konvertering sket for job kørt for gammel lov</w:t>
            </w:r>
          </w:p>
          <w:p w14:paraId="54406CA8" w14:textId="77777777" w:rsidR="0062706A" w:rsidRDefault="0062706A" w:rsidP="00875ECC">
            <w:r>
              <w:t>NY = Konvertering sket for job kørt for ny lov</w:t>
            </w:r>
          </w:p>
        </w:tc>
      </w:tr>
      <w:tr w:rsidR="0062706A" w14:paraId="7BB85F30" w14:textId="77777777" w:rsidTr="00875ECC">
        <w:tc>
          <w:tcPr>
            <w:tcW w:w="2403" w:type="dxa"/>
          </w:tcPr>
          <w:p w14:paraId="687DC7CF" w14:textId="77777777" w:rsidR="0062706A" w:rsidRPr="005637B9" w:rsidRDefault="0062706A" w:rsidP="00875ECC">
            <w:r w:rsidRPr="00066AA0">
              <w:t>EJER_DCPRN</w:t>
            </w:r>
          </w:p>
        </w:tc>
        <w:tc>
          <w:tcPr>
            <w:tcW w:w="1978" w:type="dxa"/>
          </w:tcPr>
          <w:p w14:paraId="3C674264" w14:textId="77777777" w:rsidR="0062706A" w:rsidRDefault="0062706A" w:rsidP="00875ECC">
            <w:r>
              <w:t>Ejers personnummer</w:t>
            </w:r>
          </w:p>
        </w:tc>
        <w:tc>
          <w:tcPr>
            <w:tcW w:w="5247" w:type="dxa"/>
          </w:tcPr>
          <w:p w14:paraId="606AC946" w14:textId="77777777" w:rsidR="0062706A" w:rsidRDefault="0062706A" w:rsidP="00875ECC">
            <w:r>
              <w:t>Personnummer på personen, som det udenlandske ejendomsnummer er konverteret for.</w:t>
            </w:r>
          </w:p>
        </w:tc>
      </w:tr>
      <w:tr w:rsidR="0062706A" w14:paraId="41BB8894" w14:textId="77777777" w:rsidTr="00875ECC">
        <w:tc>
          <w:tcPr>
            <w:tcW w:w="2403" w:type="dxa"/>
          </w:tcPr>
          <w:p w14:paraId="6B28AFB1" w14:textId="77777777" w:rsidR="0062706A" w:rsidRPr="00066AA0" w:rsidRDefault="0062706A" w:rsidP="00875ECC">
            <w:r w:rsidRPr="00066AA0">
              <w:t>ÆGTE_DCPRN</w:t>
            </w:r>
          </w:p>
        </w:tc>
        <w:tc>
          <w:tcPr>
            <w:tcW w:w="1978" w:type="dxa"/>
          </w:tcPr>
          <w:p w14:paraId="12E911DD" w14:textId="77777777" w:rsidR="0062706A" w:rsidRDefault="0062706A" w:rsidP="00875ECC">
            <w:r>
              <w:t>Ægtefælles personnummer</w:t>
            </w:r>
          </w:p>
        </w:tc>
        <w:tc>
          <w:tcPr>
            <w:tcW w:w="5247" w:type="dxa"/>
          </w:tcPr>
          <w:p w14:paraId="125F08CE" w14:textId="77777777" w:rsidR="0062706A" w:rsidRDefault="0062706A" w:rsidP="00875ECC">
            <w:r>
              <w:t>Personnummer på personens eventuelle ægtefælle.</w:t>
            </w:r>
          </w:p>
          <w:p w14:paraId="62E17F2E" w14:textId="77777777" w:rsidR="0062706A" w:rsidRDefault="0062706A" w:rsidP="00875ECC"/>
          <w:p w14:paraId="7FD8F853" w14:textId="5B7C2F3E" w:rsidR="0062706A" w:rsidRDefault="0062706A" w:rsidP="00875ECC">
            <w:r>
              <w:lastRenderedPageBreak/>
              <w:t>Hvis ægtefællens personnummer ikke er kendt i programmet, som danner rækken på tabellen, sættes værdien til 0.</w:t>
            </w:r>
          </w:p>
        </w:tc>
      </w:tr>
    </w:tbl>
    <w:p w14:paraId="337BC8BD" w14:textId="77777777" w:rsidR="0062706A" w:rsidRDefault="0062706A" w:rsidP="0062706A"/>
    <w:p w14:paraId="636CA367" w14:textId="40C5A51F" w:rsidR="008418A4" w:rsidRDefault="008418A4">
      <w:pPr>
        <w:spacing w:after="160" w:line="259" w:lineRule="auto"/>
        <w:rPr>
          <w:lang w:eastAsia="da-DK"/>
        </w:rPr>
      </w:pPr>
    </w:p>
    <w:p w14:paraId="056CEE38" w14:textId="7F057785" w:rsidR="006A1B80" w:rsidRDefault="006A1B80" w:rsidP="00492EA2">
      <w:pPr>
        <w:pStyle w:val="Overskrift3"/>
        <w:rPr>
          <w:color w:val="FF0000"/>
          <w:lang w:eastAsia="da-DK"/>
        </w:rPr>
      </w:pPr>
      <w:bookmarkStart w:id="35" w:name="_Toc180589654"/>
      <w:r>
        <w:rPr>
          <w:lang w:eastAsia="da-DK"/>
        </w:rPr>
        <w:t>3.1.6 Indhent EVS grundlag (Ny lov)</w:t>
      </w:r>
      <w:bookmarkEnd w:id="35"/>
    </w:p>
    <w:p w14:paraId="1C58F802" w14:textId="77777777" w:rsidR="008E42BF" w:rsidRDefault="008E42BF" w:rsidP="008E42BF">
      <w:pPr>
        <w:rPr>
          <w:lang w:eastAsia="da-DK"/>
        </w:rPr>
      </w:pPr>
      <w:r>
        <w:rPr>
          <w:lang w:eastAsia="da-DK"/>
        </w:rPr>
        <w:t>Følgende krav adresseres i løsningsbeskrivelsen.</w:t>
      </w:r>
    </w:p>
    <w:p w14:paraId="1C2F1E59" w14:textId="77777777" w:rsidR="008E42BF" w:rsidRDefault="008E42BF" w:rsidP="008E42BF">
      <w:pPr>
        <w:rPr>
          <w:lang w:eastAsia="da-DK"/>
        </w:rPr>
      </w:pPr>
    </w:p>
    <w:tbl>
      <w:tblPr>
        <w:tblStyle w:val="Tabel-Gitter"/>
        <w:tblW w:w="0" w:type="auto"/>
        <w:tblLook w:val="04A0" w:firstRow="1" w:lastRow="0" w:firstColumn="1" w:lastColumn="0" w:noHBand="0" w:noVBand="1"/>
      </w:tblPr>
      <w:tblGrid>
        <w:gridCol w:w="1534"/>
        <w:gridCol w:w="2380"/>
        <w:gridCol w:w="4435"/>
        <w:gridCol w:w="1279"/>
      </w:tblGrid>
      <w:tr w:rsidR="008E42BF" w14:paraId="62D4FB79" w14:textId="77777777" w:rsidTr="00875ECC">
        <w:tc>
          <w:tcPr>
            <w:tcW w:w="0" w:type="auto"/>
          </w:tcPr>
          <w:p w14:paraId="56AC09F5" w14:textId="77777777" w:rsidR="008E42BF" w:rsidRDefault="008E42BF" w:rsidP="00875ECC">
            <w:pPr>
              <w:rPr>
                <w:lang w:eastAsia="da-DK"/>
              </w:rPr>
            </w:pPr>
            <w:r w:rsidRPr="005E187C">
              <w:rPr>
                <w:rFonts w:cstheme="minorHAnsi"/>
                <w:lang w:eastAsia="da-DK"/>
              </w:rPr>
              <w:t>Kravdokument</w:t>
            </w:r>
          </w:p>
        </w:tc>
        <w:tc>
          <w:tcPr>
            <w:tcW w:w="0" w:type="auto"/>
          </w:tcPr>
          <w:p w14:paraId="2106DCBD" w14:textId="77777777" w:rsidR="008E42BF" w:rsidRDefault="008E42BF" w:rsidP="00875ECC">
            <w:pPr>
              <w:rPr>
                <w:lang w:eastAsia="da-DK"/>
              </w:rPr>
            </w:pPr>
            <w:r w:rsidRPr="005E187C">
              <w:rPr>
                <w:rFonts w:cstheme="minorHAnsi"/>
                <w:lang w:eastAsia="da-DK"/>
              </w:rPr>
              <w:t>Kravnummer</w:t>
            </w:r>
          </w:p>
        </w:tc>
        <w:tc>
          <w:tcPr>
            <w:tcW w:w="0" w:type="auto"/>
          </w:tcPr>
          <w:p w14:paraId="1F4F053F" w14:textId="77777777" w:rsidR="008E42BF" w:rsidRDefault="008E42BF" w:rsidP="00875ECC">
            <w:pPr>
              <w:rPr>
                <w:lang w:eastAsia="da-DK"/>
              </w:rPr>
            </w:pPr>
            <w:r w:rsidRPr="005E187C">
              <w:rPr>
                <w:rFonts w:cstheme="minorHAnsi"/>
                <w:lang w:eastAsia="da-DK"/>
              </w:rPr>
              <w:t>Krav</w:t>
            </w:r>
          </w:p>
        </w:tc>
        <w:tc>
          <w:tcPr>
            <w:tcW w:w="0" w:type="auto"/>
          </w:tcPr>
          <w:p w14:paraId="3588F969" w14:textId="77777777" w:rsidR="008E42BF" w:rsidRDefault="008E42BF" w:rsidP="00875ECC">
            <w:pPr>
              <w:rPr>
                <w:lang w:eastAsia="da-DK"/>
              </w:rPr>
            </w:pPr>
            <w:r w:rsidRPr="005E187C">
              <w:rPr>
                <w:rFonts w:cstheme="minorHAnsi"/>
                <w:lang w:eastAsia="da-DK"/>
              </w:rPr>
              <w:t>Kommentar</w:t>
            </w:r>
          </w:p>
        </w:tc>
      </w:tr>
      <w:tr w:rsidR="008E42BF" w14:paraId="394016AB" w14:textId="77777777" w:rsidTr="00875ECC">
        <w:tc>
          <w:tcPr>
            <w:tcW w:w="0" w:type="auto"/>
          </w:tcPr>
          <w:p w14:paraId="1FC031FE" w14:textId="77777777" w:rsidR="008E42BF" w:rsidRDefault="008E42BF" w:rsidP="00875ECC">
            <w:pPr>
              <w:rPr>
                <w:lang w:eastAsia="da-DK"/>
              </w:rPr>
            </w:pPr>
            <w:r>
              <w:rPr>
                <w:rFonts w:cstheme="minorHAnsi"/>
                <w:lang w:eastAsia="da-DK"/>
              </w:rPr>
              <w:t>ÆA73</w:t>
            </w:r>
          </w:p>
        </w:tc>
        <w:tc>
          <w:tcPr>
            <w:tcW w:w="0" w:type="auto"/>
          </w:tcPr>
          <w:p w14:paraId="2B4A995E" w14:textId="77777777" w:rsidR="008E42BF" w:rsidRDefault="008E42BF" w:rsidP="00875ECC">
            <w:pPr>
              <w:rPr>
                <w:lang w:eastAsia="da-DK"/>
              </w:rPr>
            </w:pPr>
            <w:r w:rsidRPr="00E17878">
              <w:t>FK1 – Ændringer til EVS SLUT 2024</w:t>
            </w:r>
          </w:p>
        </w:tc>
        <w:tc>
          <w:tcPr>
            <w:tcW w:w="0" w:type="auto"/>
          </w:tcPr>
          <w:p w14:paraId="67EA788C" w14:textId="77777777" w:rsidR="008E42BF" w:rsidRDefault="008E42BF" w:rsidP="00875ECC">
            <w:pPr>
              <w:rPr>
                <w:lang w:eastAsia="da-DK"/>
              </w:rPr>
            </w:pPr>
            <w:r w:rsidRPr="002666E9">
              <w:t>FK1-A15.2 – EVS SLUT – Konvertering af data for udenlandske ejendomme</w:t>
            </w:r>
            <w:r>
              <w:t>*</w:t>
            </w:r>
          </w:p>
        </w:tc>
        <w:tc>
          <w:tcPr>
            <w:tcW w:w="0" w:type="auto"/>
          </w:tcPr>
          <w:p w14:paraId="291F850D" w14:textId="77777777" w:rsidR="008E42BF" w:rsidRDefault="008E42BF" w:rsidP="00875ECC">
            <w:pPr>
              <w:rPr>
                <w:lang w:eastAsia="da-DK"/>
              </w:rPr>
            </w:pPr>
          </w:p>
        </w:tc>
      </w:tr>
      <w:tr w:rsidR="008E42BF" w14:paraId="168D0801" w14:textId="77777777" w:rsidTr="00875ECC">
        <w:tc>
          <w:tcPr>
            <w:tcW w:w="0" w:type="auto"/>
          </w:tcPr>
          <w:p w14:paraId="6AB27AE1" w14:textId="77777777" w:rsidR="008E42BF" w:rsidRDefault="008E42BF" w:rsidP="00875ECC">
            <w:pPr>
              <w:rPr>
                <w:lang w:eastAsia="da-DK"/>
              </w:rPr>
            </w:pPr>
            <w:r>
              <w:rPr>
                <w:rFonts w:cstheme="minorHAnsi"/>
                <w:lang w:eastAsia="da-DK"/>
              </w:rPr>
              <w:t>ÆA73</w:t>
            </w:r>
          </w:p>
        </w:tc>
        <w:tc>
          <w:tcPr>
            <w:tcW w:w="0" w:type="auto"/>
          </w:tcPr>
          <w:p w14:paraId="5C2104FE" w14:textId="77777777" w:rsidR="008E42BF" w:rsidRDefault="008E42BF" w:rsidP="00875ECC">
            <w:pPr>
              <w:rPr>
                <w:lang w:eastAsia="da-DK"/>
              </w:rPr>
            </w:pPr>
            <w:r w:rsidRPr="00E17878">
              <w:t>FK1 – Ændringer til EVS SLUT 2024</w:t>
            </w:r>
          </w:p>
        </w:tc>
        <w:tc>
          <w:tcPr>
            <w:tcW w:w="0" w:type="auto"/>
          </w:tcPr>
          <w:p w14:paraId="79C97CC1" w14:textId="77777777" w:rsidR="008E42BF" w:rsidRDefault="008E42BF" w:rsidP="00875ECC">
            <w:pPr>
              <w:rPr>
                <w:lang w:eastAsia="da-DK"/>
              </w:rPr>
            </w:pPr>
            <w:r w:rsidRPr="002666E9">
              <w:t>FK1-A15.3 – EVS SLUT – Justering af data for udenlandske ejendomme ID810</w:t>
            </w:r>
            <w:r>
              <w:t>*</w:t>
            </w:r>
          </w:p>
        </w:tc>
        <w:tc>
          <w:tcPr>
            <w:tcW w:w="0" w:type="auto"/>
          </w:tcPr>
          <w:p w14:paraId="41C3FB50" w14:textId="77777777" w:rsidR="008E42BF" w:rsidRDefault="008E42BF" w:rsidP="00875ECC">
            <w:pPr>
              <w:rPr>
                <w:lang w:eastAsia="da-DK"/>
              </w:rPr>
            </w:pPr>
          </w:p>
        </w:tc>
      </w:tr>
    </w:tbl>
    <w:p w14:paraId="3B78BCF8" w14:textId="77777777" w:rsidR="008E42BF" w:rsidRPr="00103894" w:rsidRDefault="008E42BF" w:rsidP="008E42BF">
      <w:pPr>
        <w:rPr>
          <w:lang w:eastAsia="da-DK"/>
        </w:rPr>
      </w:pPr>
    </w:p>
    <w:p w14:paraId="21F64F30" w14:textId="77777777" w:rsidR="008E42BF" w:rsidRDefault="008E42BF" w:rsidP="008E42BF">
      <w:pPr>
        <w:rPr>
          <w:i/>
          <w:iCs/>
          <w:lang w:eastAsia="da-DK"/>
        </w:rPr>
      </w:pPr>
      <w:r w:rsidRPr="00351FA2">
        <w:rPr>
          <w:i/>
          <w:iCs/>
          <w:lang w:eastAsia="da-DK"/>
        </w:rPr>
        <w:t>Løsningsforslag</w:t>
      </w:r>
    </w:p>
    <w:p w14:paraId="116FA990" w14:textId="0FAC5B99" w:rsidR="0035146F" w:rsidRDefault="008E42BF" w:rsidP="008E42BF">
      <w:pPr>
        <w:rPr>
          <w:lang w:eastAsia="da-DK"/>
        </w:rPr>
      </w:pPr>
      <w:r>
        <w:lastRenderedPageBreak/>
        <w:t>TO-BE flowet fra trin 4 så således ud:</w:t>
      </w:r>
      <w:r w:rsidR="00177822">
        <w:object w:dxaOrig="14745" w:dyaOrig="14161" w14:anchorId="6440C1C7">
          <v:shape id="_x0000_i1031" type="#_x0000_t75" style="width:480pt;height:461.5pt" o:ole="">
            <v:imagedata r:id="rId23" o:title=""/>
          </v:shape>
          <o:OLEObject Type="Embed" ProgID="Visio.Drawing.15" ShapeID="_x0000_i1031" DrawAspect="Content" ObjectID="_1792321429" r:id="rId24"/>
        </w:object>
      </w:r>
    </w:p>
    <w:p w14:paraId="62718D99" w14:textId="77777777" w:rsidR="008418A4" w:rsidRDefault="008418A4" w:rsidP="008418A4">
      <w:pPr>
        <w:rPr>
          <w:lang w:eastAsia="da-DK"/>
        </w:rPr>
      </w:pPr>
    </w:p>
    <w:p w14:paraId="5AFB6F36" w14:textId="04CF12C5" w:rsidR="008E42BF" w:rsidRDefault="008E42BF" w:rsidP="008418A4">
      <w:pPr>
        <w:rPr>
          <w:lang w:eastAsia="da-DK"/>
        </w:rPr>
      </w:pPr>
      <w:r>
        <w:lastRenderedPageBreak/>
        <w:t>For ÆA73 ser det således ud:</w:t>
      </w:r>
      <w:r w:rsidRPr="008E42BF">
        <w:t xml:space="preserve"> </w:t>
      </w:r>
      <w:r>
        <w:object w:dxaOrig="17251" w:dyaOrig="14161" w14:anchorId="77A4A406">
          <v:shape id="_x0000_i1032" type="#_x0000_t75" style="width:479.5pt;height:396pt" o:ole="">
            <v:imagedata r:id="rId25" o:title=""/>
          </v:shape>
          <o:OLEObject Type="Embed" ProgID="Visio.Drawing.15" ShapeID="_x0000_i1032" DrawAspect="Content" ObjectID="_1792321430" r:id="rId26"/>
        </w:object>
      </w:r>
    </w:p>
    <w:p w14:paraId="6EDD0E2C" w14:textId="77777777" w:rsidR="008E42BF" w:rsidRDefault="008E42BF" w:rsidP="008418A4">
      <w:pPr>
        <w:rPr>
          <w:lang w:eastAsia="da-DK"/>
        </w:rPr>
      </w:pPr>
    </w:p>
    <w:p w14:paraId="4BBFEF1E" w14:textId="77777777" w:rsidR="008E42BF" w:rsidRDefault="008E42BF" w:rsidP="008E42BF">
      <w:pPr>
        <w:pStyle w:val="Overskrift4"/>
        <w:rPr>
          <w:lang w:eastAsia="da-DK"/>
        </w:rPr>
      </w:pPr>
      <w:r>
        <w:rPr>
          <w:lang w:eastAsia="da-DK"/>
        </w:rPr>
        <w:t>Aktivitet: Dan beregningsgrundlag</w:t>
      </w:r>
    </w:p>
    <w:p w14:paraId="1D4524C6" w14:textId="77777777" w:rsidR="008E42BF" w:rsidRDefault="008E42BF" w:rsidP="008E42BF">
      <w:pPr>
        <w:rPr>
          <w:lang w:eastAsia="da-DK"/>
        </w:rPr>
      </w:pPr>
      <w:r w:rsidRPr="00B13045">
        <w:rPr>
          <w:lang w:eastAsia="da-DK"/>
        </w:rPr>
        <w:t>For aktivitet ’</w:t>
      </w:r>
      <w:r>
        <w:rPr>
          <w:lang w:eastAsia="da-DK"/>
        </w:rPr>
        <w:t>D</w:t>
      </w:r>
      <w:r w:rsidRPr="00B13045">
        <w:rPr>
          <w:lang w:eastAsia="da-DK"/>
        </w:rPr>
        <w:t xml:space="preserve">an beregningsgrundlag’ skal </w:t>
      </w:r>
      <w:r>
        <w:rPr>
          <w:lang w:eastAsia="da-DK"/>
        </w:rPr>
        <w:t xml:space="preserve">der </w:t>
      </w:r>
      <w:r w:rsidRPr="00B13045">
        <w:rPr>
          <w:lang w:eastAsia="da-DK"/>
        </w:rPr>
        <w:t>ske følgende ændringer:</w:t>
      </w:r>
    </w:p>
    <w:p w14:paraId="00A06F5D" w14:textId="77777777" w:rsidR="008E42BF" w:rsidRDefault="008E42BF" w:rsidP="008E42BF">
      <w:pPr>
        <w:pStyle w:val="Listeafsnit"/>
        <w:numPr>
          <w:ilvl w:val="0"/>
          <w:numId w:val="9"/>
        </w:numPr>
        <w:rPr>
          <w:lang w:eastAsia="da-DK"/>
        </w:rPr>
      </w:pPr>
      <w:r>
        <w:rPr>
          <w:lang w:eastAsia="da-DK"/>
        </w:rPr>
        <w:t>Den nye mapningstabel (BE83000T) skal anvendes til at konvertere ejendomsnumre for de udenlandske ejendomme.</w:t>
      </w:r>
    </w:p>
    <w:p w14:paraId="25DCF570" w14:textId="77777777" w:rsidR="008E42BF" w:rsidRDefault="008E42BF" w:rsidP="008E42BF">
      <w:pPr>
        <w:pStyle w:val="Listeafsnit"/>
        <w:numPr>
          <w:ilvl w:val="0"/>
          <w:numId w:val="9"/>
        </w:numPr>
        <w:rPr>
          <w:lang w:eastAsia="da-DK"/>
        </w:rPr>
      </w:pPr>
      <w:r>
        <w:rPr>
          <w:lang w:eastAsia="da-DK"/>
        </w:rPr>
        <w:t xml:space="preserve">Den faktiske </w:t>
      </w:r>
      <w:proofErr w:type="spellStart"/>
      <w:r>
        <w:rPr>
          <w:lang w:eastAsia="da-DK"/>
        </w:rPr>
        <w:t>mapning</w:t>
      </w:r>
      <w:proofErr w:type="spellEnd"/>
      <w:r>
        <w:rPr>
          <w:lang w:eastAsia="da-DK"/>
        </w:rPr>
        <w:t xml:space="preserve"> skal gemmes på logningstabellen (BE83100T)</w:t>
      </w:r>
    </w:p>
    <w:p w14:paraId="28C09B70" w14:textId="77777777" w:rsidR="008E42BF" w:rsidRDefault="008E42BF" w:rsidP="008E42BF">
      <w:pPr>
        <w:pStyle w:val="Listeafsnit"/>
        <w:numPr>
          <w:ilvl w:val="0"/>
          <w:numId w:val="9"/>
        </w:numPr>
        <w:rPr>
          <w:lang w:eastAsia="da-DK"/>
        </w:rPr>
      </w:pPr>
      <w:r>
        <w:rPr>
          <w:lang w:eastAsia="da-DK"/>
        </w:rPr>
        <w:t>Beskatningsgrundlaget for udenlandske ejendomme skal medsendes dvs. felterne:</w:t>
      </w:r>
    </w:p>
    <w:p w14:paraId="0017DD30" w14:textId="77777777" w:rsidR="008E42BF" w:rsidRDefault="008E42BF" w:rsidP="008E42BF">
      <w:pPr>
        <w:pStyle w:val="Listeafsnit"/>
        <w:numPr>
          <w:ilvl w:val="1"/>
          <w:numId w:val="9"/>
        </w:numPr>
        <w:rPr>
          <w:lang w:eastAsia="da-DK"/>
        </w:rPr>
      </w:pPr>
      <w:r>
        <w:rPr>
          <w:lang w:eastAsia="da-DK"/>
        </w:rPr>
        <w:t>616/626</w:t>
      </w:r>
    </w:p>
    <w:p w14:paraId="2E8D2CD4" w14:textId="77777777" w:rsidR="008E42BF" w:rsidRDefault="008E42BF" w:rsidP="008E42BF">
      <w:pPr>
        <w:pStyle w:val="Listeafsnit"/>
        <w:numPr>
          <w:ilvl w:val="1"/>
          <w:numId w:val="9"/>
        </w:numPr>
        <w:rPr>
          <w:lang w:eastAsia="da-DK"/>
        </w:rPr>
      </w:pPr>
      <w:r>
        <w:rPr>
          <w:lang w:eastAsia="da-DK"/>
        </w:rPr>
        <w:t>610/611</w:t>
      </w:r>
    </w:p>
    <w:p w14:paraId="6CE48ECE" w14:textId="77777777" w:rsidR="008E42BF" w:rsidRDefault="008E42BF" w:rsidP="008E42BF">
      <w:pPr>
        <w:pStyle w:val="Listeafsnit"/>
        <w:numPr>
          <w:ilvl w:val="0"/>
          <w:numId w:val="9"/>
        </w:numPr>
        <w:spacing w:after="160" w:line="259" w:lineRule="auto"/>
      </w:pPr>
      <w:r>
        <w:t>For beskatningsgrundlaget for udenlandske ejendomme gælder at: Værdien fra SLUT 2023 (modtaget via ID132) skal have forrang. Derefter værdien fra Forskud 2024.</w:t>
      </w:r>
    </w:p>
    <w:p w14:paraId="174755CC" w14:textId="398E3AE5" w:rsidR="008E42BF" w:rsidRDefault="008E42BF" w:rsidP="008E42BF">
      <w:pPr>
        <w:pStyle w:val="Listeafsnit"/>
        <w:numPr>
          <w:ilvl w:val="0"/>
          <w:numId w:val="9"/>
        </w:numPr>
        <w:rPr>
          <w:lang w:eastAsia="da-DK"/>
        </w:rPr>
      </w:pPr>
      <w:r>
        <w:rPr>
          <w:lang w:eastAsia="da-DK"/>
        </w:rPr>
        <w:t xml:space="preserve">Felt 910 ’Betalt udenlandsk skat’ skal sættes til </w:t>
      </w:r>
      <w:ins w:id="36" w:author="Susanne Merete Juul Damgaard (SJD)" w:date="2024-11-05T14:13:00Z" w16du:dateUtc="2024-11-05T13:13:00Z">
        <w:r w:rsidR="007420BD">
          <w:rPr>
            <w:lang w:eastAsia="da-DK"/>
          </w:rPr>
          <w:t>0</w:t>
        </w:r>
      </w:ins>
      <w:del w:id="37" w:author="Susanne Merete Juul Damgaard (SJD)" w:date="2024-11-05T14:13:00Z" w16du:dateUtc="2024-11-05T13:13:00Z">
        <w:r w:rsidDel="007420BD">
          <w:rPr>
            <w:lang w:eastAsia="da-DK"/>
          </w:rPr>
          <w:delText>NULL</w:delText>
        </w:r>
      </w:del>
    </w:p>
    <w:p w14:paraId="26B32863" w14:textId="77777777" w:rsidR="008E42BF" w:rsidRPr="00B13045" w:rsidRDefault="008E42BF" w:rsidP="008E42BF">
      <w:pPr>
        <w:rPr>
          <w:lang w:eastAsia="da-DK"/>
        </w:rPr>
      </w:pPr>
    </w:p>
    <w:p w14:paraId="4221170F" w14:textId="77777777" w:rsidR="008E42BF" w:rsidRDefault="008E42BF" w:rsidP="008E42BF">
      <w:pPr>
        <w:pStyle w:val="Overskrift4"/>
        <w:rPr>
          <w:lang w:eastAsia="da-DK"/>
        </w:rPr>
      </w:pPr>
      <w:r>
        <w:rPr>
          <w:lang w:eastAsia="da-DK"/>
        </w:rPr>
        <w:t>Løsningsforslaget kræver følgende datamæssigt</w:t>
      </w:r>
      <w:r w:rsidRPr="000A7ACD">
        <w:rPr>
          <w:lang w:eastAsia="da-DK"/>
        </w:rPr>
        <w:t xml:space="preserve">: </w:t>
      </w:r>
    </w:p>
    <w:p w14:paraId="0A7E8407" w14:textId="6BA252FB" w:rsidR="008E42BF" w:rsidRDefault="008E42BF" w:rsidP="008E42BF">
      <w:r>
        <w:t>Skal anvende den nye mapningstabel (BE83000T) samt den nye logningstabel (BE83100T).</w:t>
      </w:r>
    </w:p>
    <w:p w14:paraId="0533C507" w14:textId="77777777" w:rsidR="008E42BF" w:rsidRDefault="008E42BF" w:rsidP="008E42BF">
      <w:pPr>
        <w:rPr>
          <w:color w:val="FF0000"/>
          <w:lang w:eastAsia="da-DK"/>
        </w:rPr>
      </w:pPr>
    </w:p>
    <w:p w14:paraId="18764617" w14:textId="1AFB4E7A" w:rsidR="00FA49C4" w:rsidRDefault="00BE6500" w:rsidP="00F15740">
      <w:pPr>
        <w:pStyle w:val="Overskrift1"/>
      </w:pPr>
      <w:bookmarkStart w:id="38" w:name="_Toc180589655"/>
      <w:proofErr w:type="spellStart"/>
      <w:r>
        <w:t>Epic</w:t>
      </w:r>
      <w:proofErr w:type="spellEnd"/>
      <w:r>
        <w:t xml:space="preserve"> overblik</w:t>
      </w:r>
      <w:bookmarkEnd w:id="38"/>
    </w:p>
    <w:p w14:paraId="1B85CAFE" w14:textId="41C2A405" w:rsidR="001509E6" w:rsidRDefault="008C63DB" w:rsidP="00BE6500">
      <w:pPr>
        <w:rPr>
          <w:lang w:eastAsia="da-DK"/>
        </w:rPr>
      </w:pPr>
      <w:r>
        <w:rPr>
          <w:lang w:eastAsia="da-DK"/>
        </w:rPr>
        <w:t>ÆA73 løses i denne feature:</w:t>
      </w:r>
    </w:p>
    <w:p w14:paraId="35AA9DB2" w14:textId="41BD930A" w:rsidR="008C63DB" w:rsidRDefault="008C63DB" w:rsidP="00BE6500">
      <w:pPr>
        <w:rPr>
          <w:lang w:eastAsia="da-DK"/>
        </w:rPr>
      </w:pPr>
      <w:r w:rsidRPr="008C63DB">
        <w:rPr>
          <w:noProof/>
          <w:lang w:eastAsia="da-DK"/>
        </w:rPr>
        <w:lastRenderedPageBreak/>
        <w:drawing>
          <wp:inline distT="0" distB="0" distL="0" distR="0" wp14:anchorId="20BEBE14" wp14:editId="6B0534AC">
            <wp:extent cx="6120130" cy="262890"/>
            <wp:effectExtent l="0" t="0" r="0" b="3810"/>
            <wp:docPr id="12202296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29627" name=""/>
                    <pic:cNvPicPr/>
                  </pic:nvPicPr>
                  <pic:blipFill>
                    <a:blip r:embed="rId27"/>
                    <a:stretch>
                      <a:fillRect/>
                    </a:stretch>
                  </pic:blipFill>
                  <pic:spPr>
                    <a:xfrm>
                      <a:off x="0" y="0"/>
                      <a:ext cx="6120130" cy="262890"/>
                    </a:xfrm>
                    <a:prstGeom prst="rect">
                      <a:avLst/>
                    </a:prstGeom>
                  </pic:spPr>
                </pic:pic>
              </a:graphicData>
            </a:graphic>
          </wp:inline>
        </w:drawing>
      </w:r>
    </w:p>
    <w:p w14:paraId="79D50B4A" w14:textId="77777777" w:rsidR="008C63DB" w:rsidRDefault="008C63DB" w:rsidP="00BE6500">
      <w:pPr>
        <w:rPr>
          <w:lang w:eastAsia="da-DK"/>
        </w:rPr>
      </w:pPr>
    </w:p>
    <w:p w14:paraId="584EF86E" w14:textId="77777777" w:rsidR="008C63DB" w:rsidRDefault="008C63DB" w:rsidP="00BE6500">
      <w:pPr>
        <w:rPr>
          <w:lang w:eastAsia="da-DK"/>
        </w:rPr>
      </w:pPr>
    </w:p>
    <w:p w14:paraId="512559F2" w14:textId="3B30ED8E" w:rsidR="00F22A14" w:rsidRDefault="00DD3FB8" w:rsidP="00BE6500">
      <w:pPr>
        <w:rPr>
          <w:lang w:eastAsia="da-DK"/>
        </w:rPr>
      </w:pPr>
      <w:r w:rsidRPr="00DD3FB8">
        <w:rPr>
          <w:noProof/>
        </w:rPr>
        <w:t xml:space="preserve"> </w:t>
      </w:r>
    </w:p>
    <w:p w14:paraId="166AD449" w14:textId="5F2B929F" w:rsidR="00F22A14" w:rsidRDefault="00F22A14" w:rsidP="00F22A14">
      <w:pPr>
        <w:pStyle w:val="Overskrift1"/>
      </w:pPr>
      <w:bookmarkStart w:id="39" w:name="_Toc110935491"/>
      <w:bookmarkStart w:id="40" w:name="_Toc180589656"/>
      <w:r>
        <w:t xml:space="preserve">Bilag </w:t>
      </w:r>
      <w:r w:rsidR="007C54EE">
        <w:t>til ÆA73</w:t>
      </w:r>
      <w:bookmarkEnd w:id="39"/>
      <w:bookmarkEnd w:id="40"/>
    </w:p>
    <w:p w14:paraId="5E1579F5" w14:textId="5A432104" w:rsidR="007C54EE" w:rsidRPr="000A7D97" w:rsidRDefault="007C54EE" w:rsidP="007C54EE">
      <w:pPr>
        <w:rPr>
          <w:lang w:eastAsia="da-DK"/>
        </w:rPr>
      </w:pPr>
      <w:r w:rsidRPr="000A7D97">
        <w:rPr>
          <w:lang w:eastAsia="da-DK"/>
        </w:rPr>
        <w:t xml:space="preserve">Alle Visio diagrammer der er anvendt i dette dokument </w:t>
      </w:r>
      <w:r>
        <w:rPr>
          <w:lang w:eastAsia="da-DK"/>
        </w:rPr>
        <w:t>medsendes</w:t>
      </w:r>
      <w:r w:rsidRPr="000A7D97">
        <w:rPr>
          <w:lang w:eastAsia="da-DK"/>
        </w:rPr>
        <w:t>.</w:t>
      </w:r>
    </w:p>
    <w:p w14:paraId="3657B708" w14:textId="77777777" w:rsidR="007C54EE" w:rsidRDefault="007C54EE" w:rsidP="00F22A14">
      <w:pPr>
        <w:rPr>
          <w:lang w:eastAsia="da-DK"/>
        </w:rPr>
      </w:pPr>
    </w:p>
    <w:p w14:paraId="1865E1B6" w14:textId="77777777" w:rsidR="007C54EE" w:rsidRPr="001E36BB" w:rsidRDefault="007C54EE" w:rsidP="00F22A14">
      <w:pPr>
        <w:rPr>
          <w:lang w:eastAsia="da-DK"/>
        </w:rPr>
      </w:pPr>
    </w:p>
    <w:sectPr w:rsidR="007C54EE" w:rsidRPr="001E36BB" w:rsidSect="007C54EE">
      <w:headerReference w:type="default" r:id="rId28"/>
      <w:footerReference w:type="default" r:id="rId29"/>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F5C04" w14:textId="77777777" w:rsidR="00F00EAF" w:rsidRDefault="00F00EAF" w:rsidP="00F34DF6">
      <w:r>
        <w:separator/>
      </w:r>
    </w:p>
    <w:p w14:paraId="6439E941" w14:textId="77777777" w:rsidR="00F00EAF" w:rsidRDefault="00F00EAF" w:rsidP="00F34DF6"/>
  </w:endnote>
  <w:endnote w:type="continuationSeparator" w:id="0">
    <w:p w14:paraId="1BA94139" w14:textId="77777777" w:rsidR="00F00EAF" w:rsidRDefault="00F00EAF" w:rsidP="00F34DF6">
      <w:r>
        <w:continuationSeparator/>
      </w:r>
    </w:p>
    <w:p w14:paraId="4737DB08" w14:textId="77777777" w:rsidR="00F00EAF" w:rsidRDefault="00F00EAF" w:rsidP="00F34DF6"/>
  </w:endnote>
  <w:endnote w:type="continuationNotice" w:id="1">
    <w:p w14:paraId="140583FF" w14:textId="77777777" w:rsidR="00F00EAF" w:rsidRDefault="00F00EAF"/>
    <w:p w14:paraId="32A59B1D" w14:textId="77777777" w:rsidR="00F00EAF" w:rsidRDefault="00F00E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5C68B" w14:textId="152E8786" w:rsidR="00F34DF6" w:rsidRDefault="000741F2" w:rsidP="000B0361">
    <w:pPr>
      <w:pStyle w:val="Sidefod"/>
      <w:jc w:val="center"/>
    </w:pPr>
    <w:r>
      <w:rPr>
        <w:noProof/>
      </w:rPr>
      <mc:AlternateContent>
        <mc:Choice Requires="wps">
          <w:drawing>
            <wp:anchor distT="0" distB="0" distL="114300" distR="114300" simplePos="0" relativeHeight="251658240" behindDoc="0" locked="0" layoutInCell="0" allowOverlap="1" wp14:anchorId="0DAA5D25" wp14:editId="54B0D8DD">
              <wp:simplePos x="0" y="0"/>
              <wp:positionH relativeFrom="page">
                <wp:align>left</wp:align>
              </wp:positionH>
              <wp:positionV relativeFrom="page">
                <wp:align>bottom</wp:align>
              </wp:positionV>
              <wp:extent cx="7772400" cy="462280"/>
              <wp:effectExtent l="0" t="0" r="0" b="13970"/>
              <wp:wrapNone/>
              <wp:docPr id="34" name="Text Box 34" descr="{&quot;HashCode&quot;:-4822823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228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36B71F2" w14:textId="658C1CA7" w:rsidR="000741F2" w:rsidRPr="005246C2" w:rsidRDefault="005246C2" w:rsidP="005246C2">
                          <w:pPr>
                            <w:rPr>
                              <w:rFonts w:ascii="Verdana" w:hAnsi="Verdana"/>
                              <w:color w:val="808080"/>
                              <w:sz w:val="20"/>
                            </w:rPr>
                          </w:pPr>
                          <w:proofErr w:type="spellStart"/>
                          <w:r w:rsidRPr="005246C2">
                            <w:rPr>
                              <w:rFonts w:ascii="Verdana" w:hAnsi="Verdana"/>
                              <w:color w:val="808080"/>
                              <w:sz w:val="20"/>
                            </w:rPr>
                            <w:t>Confidential</w:t>
                          </w:r>
                          <w:proofErr w:type="spellEnd"/>
                          <w:r w:rsidRPr="005246C2">
                            <w:rPr>
                              <w:rFonts w:ascii="Verdana" w:hAnsi="Verdana"/>
                              <w:color w:val="808080"/>
                              <w:sz w:val="20"/>
                            </w:rPr>
                            <w:t xml:space="preserve"> - KMD A/S</w:t>
                          </w: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DAA5D25" id="_x0000_t202" coordsize="21600,21600" o:spt="202" path="m,l,21600r21600,l21600,xe">
              <v:stroke joinstyle="miter"/>
              <v:path gradientshapeok="t" o:connecttype="rect"/>
            </v:shapetype>
            <v:shape id="Text Box 34" o:spid="_x0000_s1026" type="#_x0000_t202" alt="{&quot;HashCode&quot;:-48228234,&quot;Height&quot;:9999999.0,&quot;Width&quot;:9999999.0,&quot;Placement&quot;:&quot;Footer&quot;,&quot;Index&quot;:&quot;Primary&quot;,&quot;Section&quot;:1,&quot;Top&quot;:0.0,&quot;Left&quot;:0.0}" style="position:absolute;left:0;text-align:left;margin-left:0;margin-top:0;width:612pt;height:36.4pt;z-index:251658240;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" o:allowincell="f" filled="f" stroked="f" strokeweight=".5pt">
              <v:textbox inset="20pt,0,,0">
                <w:txbxContent>
                  <w:p w14:paraId="436B71F2" w14:textId="658C1CA7" w:rsidR="000741F2" w:rsidRPr="005246C2" w:rsidRDefault="005246C2" w:rsidP="005246C2">
                    <w:pPr>
                      <w:rPr>
                        <w:rFonts w:ascii="Verdana" w:hAnsi="Verdana"/>
                        <w:color w:val="808080"/>
                        <w:sz w:val="20"/>
                      </w:rPr>
                    </w:pPr>
                    <w:proofErr w:type="spellStart"/>
                    <w:r w:rsidRPr="005246C2">
                      <w:rPr>
                        <w:rFonts w:ascii="Verdana" w:hAnsi="Verdana"/>
                        <w:color w:val="808080"/>
                        <w:sz w:val="20"/>
                      </w:rPr>
                      <w:t>Confidential</w:t>
                    </w:r>
                    <w:proofErr w:type="spellEnd"/>
                    <w:r w:rsidRPr="005246C2">
                      <w:rPr>
                        <w:rFonts w:ascii="Verdana" w:hAnsi="Verdana"/>
                        <w:color w:val="808080"/>
                        <w:sz w:val="20"/>
                      </w:rPr>
                      <w:t xml:space="preserve"> - KMD A/S</w:t>
                    </w:r>
                  </w:p>
                </w:txbxContent>
              </v:textbox>
              <w10:wrap anchorx="page" anchory="page"/>
            </v:shape>
          </w:pict>
        </mc:Fallback>
      </mc:AlternateContent>
    </w:r>
    <w:sdt>
      <w:sdtPr>
        <w:id w:val="686874069"/>
        <w:docPartObj>
          <w:docPartGallery w:val="Page Numbers (Bottom of Page)"/>
          <w:docPartUnique/>
        </w:docPartObj>
      </w:sdtPr>
      <w:sdtEndPr/>
      <w:sdtContent>
        <w:r w:rsidR="00F34DF6">
          <w:fldChar w:fldCharType="begin"/>
        </w:r>
        <w:r w:rsidR="00F34DF6">
          <w:instrText>PAGE   \* MERGEFORMAT</w:instrText>
        </w:r>
        <w:r w:rsidR="00F34DF6">
          <w:fldChar w:fldCharType="separate"/>
        </w:r>
        <w:r w:rsidR="00F34DF6">
          <w:t>2</w:t>
        </w:r>
        <w:r w:rsidR="00F34DF6">
          <w:fldChar w:fldCharType="end"/>
        </w:r>
      </w:sdtContent>
    </w:sdt>
  </w:p>
  <w:p w14:paraId="516BA165" w14:textId="77777777" w:rsidR="005C7C37" w:rsidRDefault="005C7C37">
    <w:pPr>
      <w:pStyle w:val="Sidefod"/>
    </w:pPr>
  </w:p>
  <w:p w14:paraId="48487208" w14:textId="77777777" w:rsidR="00580C41" w:rsidRDefault="00580C41"/>
  <w:p w14:paraId="79DEC970" w14:textId="77777777" w:rsidR="00F34DF6" w:rsidRDefault="00F34D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ECC44" w14:textId="77777777" w:rsidR="00F00EAF" w:rsidRDefault="00F00EAF" w:rsidP="00F34DF6">
      <w:r>
        <w:separator/>
      </w:r>
    </w:p>
    <w:p w14:paraId="66CF080B" w14:textId="77777777" w:rsidR="00F00EAF" w:rsidRDefault="00F00EAF" w:rsidP="00F34DF6"/>
  </w:footnote>
  <w:footnote w:type="continuationSeparator" w:id="0">
    <w:p w14:paraId="24B11583" w14:textId="77777777" w:rsidR="00F00EAF" w:rsidRDefault="00F00EAF" w:rsidP="00F34DF6">
      <w:r>
        <w:continuationSeparator/>
      </w:r>
    </w:p>
    <w:p w14:paraId="389311CA" w14:textId="77777777" w:rsidR="00F00EAF" w:rsidRDefault="00F00EAF" w:rsidP="00F34DF6"/>
  </w:footnote>
  <w:footnote w:type="continuationNotice" w:id="1">
    <w:p w14:paraId="0E5658C5" w14:textId="77777777" w:rsidR="00F00EAF" w:rsidRDefault="00F00EAF"/>
    <w:p w14:paraId="21983D08" w14:textId="77777777" w:rsidR="00F00EAF" w:rsidRDefault="00F00E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0BE03" w14:textId="64D0250F" w:rsidR="00580C41" w:rsidRDefault="00441CE4" w:rsidP="00441CE4">
    <w:pPr>
      <w:pStyle w:val="Sidehoved"/>
    </w:pPr>
    <w:r>
      <w:t>L</w:t>
    </w:r>
    <w:r w:rsidRPr="000B0361">
      <w:t>øsningsbeskrivelse</w:t>
    </w:r>
    <w:r w:rsidR="00AC121C">
      <w:t xml:space="preserve"> - ÆA73 Konvertering af udenlandske ejendomme </w:t>
    </w:r>
    <w:r w:rsidRPr="000B0361">
      <w:t xml:space="preserve">trin </w:t>
    </w:r>
    <w:r>
      <w:t>4</w:t>
    </w:r>
  </w:p>
  <w:p w14:paraId="1E4E54E3" w14:textId="4DFB4109" w:rsidR="00F71B3B" w:rsidRDefault="00740C8F">
    <w:pPr>
      <w:pStyle w:val="Sidehoved"/>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9C2252FC"/>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6EAE8ADA"/>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0D564DD0"/>
    <w:multiLevelType w:val="hybridMultilevel"/>
    <w:tmpl w:val="C12E8DB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B1322CF"/>
    <w:multiLevelType w:val="hybridMultilevel"/>
    <w:tmpl w:val="434043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50463FB"/>
    <w:multiLevelType w:val="hybridMultilevel"/>
    <w:tmpl w:val="5C84C54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9D06D05"/>
    <w:multiLevelType w:val="hybridMultilevel"/>
    <w:tmpl w:val="4986095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C93577F"/>
    <w:multiLevelType w:val="hybridMultilevel"/>
    <w:tmpl w:val="C65C37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14332F7"/>
    <w:multiLevelType w:val="hybridMultilevel"/>
    <w:tmpl w:val="BBB6DB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4784F75"/>
    <w:multiLevelType w:val="hybridMultilevel"/>
    <w:tmpl w:val="EB54826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6DB5E4F"/>
    <w:multiLevelType w:val="hybridMultilevel"/>
    <w:tmpl w:val="9AFEA3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271787510">
    <w:abstractNumId w:val="3"/>
  </w:num>
  <w:num w:numId="2" w16cid:durableId="1561597918">
    <w:abstractNumId w:val="2"/>
  </w:num>
  <w:num w:numId="3" w16cid:durableId="484009335">
    <w:abstractNumId w:val="5"/>
  </w:num>
  <w:num w:numId="4" w16cid:durableId="1461999969">
    <w:abstractNumId w:val="1"/>
  </w:num>
  <w:num w:numId="5" w16cid:durableId="777792066">
    <w:abstractNumId w:val="0"/>
  </w:num>
  <w:num w:numId="6" w16cid:durableId="336807308">
    <w:abstractNumId w:val="4"/>
  </w:num>
  <w:num w:numId="7" w16cid:durableId="1876191517">
    <w:abstractNumId w:val="6"/>
  </w:num>
  <w:num w:numId="8" w16cid:durableId="1368146009">
    <w:abstractNumId w:val="7"/>
  </w:num>
  <w:num w:numId="9" w16cid:durableId="134110456">
    <w:abstractNumId w:val="8"/>
  </w:num>
  <w:num w:numId="10" w16cid:durableId="249894174">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sanne Merete Juul Damgaard (SJD)">
    <w15:presenceInfo w15:providerId="AD" w15:userId="S::SJD@kmd.dk::f5a2e22e-17b7-42df-b4af-df89e0c5bb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trackRevisions/>
  <w:defaultTabStop w:val="1304"/>
  <w:hyphenationZone w:val="425"/>
  <w:characterSpacingControl w:val="doNotCompress"/>
  <w:hdrShapeDefaults>
    <o:shapedefaults v:ext="edit" spidmax="2058"/>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17"/>
    <w:rsid w:val="00000021"/>
    <w:rsid w:val="0000041C"/>
    <w:rsid w:val="00000565"/>
    <w:rsid w:val="000005DA"/>
    <w:rsid w:val="00000873"/>
    <w:rsid w:val="00000AD9"/>
    <w:rsid w:val="00000E4B"/>
    <w:rsid w:val="000011F5"/>
    <w:rsid w:val="00001233"/>
    <w:rsid w:val="000013C5"/>
    <w:rsid w:val="0000158A"/>
    <w:rsid w:val="0000191F"/>
    <w:rsid w:val="00001D44"/>
    <w:rsid w:val="00001D47"/>
    <w:rsid w:val="00001D5A"/>
    <w:rsid w:val="00001EBC"/>
    <w:rsid w:val="000021B3"/>
    <w:rsid w:val="000023D1"/>
    <w:rsid w:val="00002427"/>
    <w:rsid w:val="000024D1"/>
    <w:rsid w:val="00002671"/>
    <w:rsid w:val="0000269A"/>
    <w:rsid w:val="00002803"/>
    <w:rsid w:val="0000281B"/>
    <w:rsid w:val="0000291A"/>
    <w:rsid w:val="00002AE2"/>
    <w:rsid w:val="00002B6C"/>
    <w:rsid w:val="00002BEB"/>
    <w:rsid w:val="00002BEC"/>
    <w:rsid w:val="00002F6F"/>
    <w:rsid w:val="00003015"/>
    <w:rsid w:val="00003205"/>
    <w:rsid w:val="00003461"/>
    <w:rsid w:val="00003540"/>
    <w:rsid w:val="000035E8"/>
    <w:rsid w:val="0000382C"/>
    <w:rsid w:val="00003AC0"/>
    <w:rsid w:val="00003B6F"/>
    <w:rsid w:val="00003B9E"/>
    <w:rsid w:val="00003CF1"/>
    <w:rsid w:val="00003D2F"/>
    <w:rsid w:val="00003EDC"/>
    <w:rsid w:val="000043DD"/>
    <w:rsid w:val="00004517"/>
    <w:rsid w:val="000045B3"/>
    <w:rsid w:val="00004631"/>
    <w:rsid w:val="0000484F"/>
    <w:rsid w:val="000048AF"/>
    <w:rsid w:val="000049E3"/>
    <w:rsid w:val="00004C11"/>
    <w:rsid w:val="00004C14"/>
    <w:rsid w:val="00004D8D"/>
    <w:rsid w:val="00004E6F"/>
    <w:rsid w:val="00004E72"/>
    <w:rsid w:val="00004F30"/>
    <w:rsid w:val="000052A9"/>
    <w:rsid w:val="000052E9"/>
    <w:rsid w:val="00005679"/>
    <w:rsid w:val="00005701"/>
    <w:rsid w:val="0000573C"/>
    <w:rsid w:val="000057C8"/>
    <w:rsid w:val="00005840"/>
    <w:rsid w:val="00005BDF"/>
    <w:rsid w:val="00005F61"/>
    <w:rsid w:val="0000601B"/>
    <w:rsid w:val="00006030"/>
    <w:rsid w:val="000060CC"/>
    <w:rsid w:val="00006233"/>
    <w:rsid w:val="00006499"/>
    <w:rsid w:val="000066E8"/>
    <w:rsid w:val="000066EB"/>
    <w:rsid w:val="00006751"/>
    <w:rsid w:val="00006849"/>
    <w:rsid w:val="00006FBF"/>
    <w:rsid w:val="000070AB"/>
    <w:rsid w:val="00007161"/>
    <w:rsid w:val="000072EE"/>
    <w:rsid w:val="000076A4"/>
    <w:rsid w:val="00007891"/>
    <w:rsid w:val="00007AF8"/>
    <w:rsid w:val="00007CAF"/>
    <w:rsid w:val="00007D2E"/>
    <w:rsid w:val="0001041A"/>
    <w:rsid w:val="000106FC"/>
    <w:rsid w:val="00010722"/>
    <w:rsid w:val="0001091D"/>
    <w:rsid w:val="00010B0D"/>
    <w:rsid w:val="00010D73"/>
    <w:rsid w:val="0001107C"/>
    <w:rsid w:val="00011225"/>
    <w:rsid w:val="00011235"/>
    <w:rsid w:val="000113AA"/>
    <w:rsid w:val="000113D4"/>
    <w:rsid w:val="0001143A"/>
    <w:rsid w:val="0001145E"/>
    <w:rsid w:val="000117BD"/>
    <w:rsid w:val="00011A5F"/>
    <w:rsid w:val="00011D3A"/>
    <w:rsid w:val="00011EE7"/>
    <w:rsid w:val="00011F70"/>
    <w:rsid w:val="0001208C"/>
    <w:rsid w:val="000120FF"/>
    <w:rsid w:val="00012237"/>
    <w:rsid w:val="000122F9"/>
    <w:rsid w:val="000123D2"/>
    <w:rsid w:val="00012640"/>
    <w:rsid w:val="000126B6"/>
    <w:rsid w:val="00012769"/>
    <w:rsid w:val="00012827"/>
    <w:rsid w:val="00012A08"/>
    <w:rsid w:val="00012ADB"/>
    <w:rsid w:val="00012B11"/>
    <w:rsid w:val="00012FF4"/>
    <w:rsid w:val="0001305C"/>
    <w:rsid w:val="00013178"/>
    <w:rsid w:val="000133FC"/>
    <w:rsid w:val="000136F1"/>
    <w:rsid w:val="0001378D"/>
    <w:rsid w:val="00013AAE"/>
    <w:rsid w:val="00013F29"/>
    <w:rsid w:val="00014284"/>
    <w:rsid w:val="0001450A"/>
    <w:rsid w:val="00014660"/>
    <w:rsid w:val="00014A92"/>
    <w:rsid w:val="00014B20"/>
    <w:rsid w:val="00014D8C"/>
    <w:rsid w:val="00014E12"/>
    <w:rsid w:val="00014F4C"/>
    <w:rsid w:val="0001522A"/>
    <w:rsid w:val="00015987"/>
    <w:rsid w:val="00015BC4"/>
    <w:rsid w:val="00015D70"/>
    <w:rsid w:val="00015FA5"/>
    <w:rsid w:val="0001630C"/>
    <w:rsid w:val="0001651A"/>
    <w:rsid w:val="00016AB6"/>
    <w:rsid w:val="00016CD6"/>
    <w:rsid w:val="00016D3E"/>
    <w:rsid w:val="0001713A"/>
    <w:rsid w:val="0001715F"/>
    <w:rsid w:val="000171AF"/>
    <w:rsid w:val="0001737D"/>
    <w:rsid w:val="000176D2"/>
    <w:rsid w:val="00017723"/>
    <w:rsid w:val="0001780A"/>
    <w:rsid w:val="000178D8"/>
    <w:rsid w:val="0001797C"/>
    <w:rsid w:val="00017990"/>
    <w:rsid w:val="000179E9"/>
    <w:rsid w:val="00017A58"/>
    <w:rsid w:val="00017E02"/>
    <w:rsid w:val="00017FE5"/>
    <w:rsid w:val="000200E8"/>
    <w:rsid w:val="0002020F"/>
    <w:rsid w:val="000204B1"/>
    <w:rsid w:val="00020511"/>
    <w:rsid w:val="0002051B"/>
    <w:rsid w:val="0002060C"/>
    <w:rsid w:val="000206C8"/>
    <w:rsid w:val="000208CB"/>
    <w:rsid w:val="00020A36"/>
    <w:rsid w:val="00020BE9"/>
    <w:rsid w:val="00020C8B"/>
    <w:rsid w:val="00020D91"/>
    <w:rsid w:val="00020FEC"/>
    <w:rsid w:val="00021186"/>
    <w:rsid w:val="000212A0"/>
    <w:rsid w:val="00021514"/>
    <w:rsid w:val="00021B59"/>
    <w:rsid w:val="00021C4B"/>
    <w:rsid w:val="00021C6D"/>
    <w:rsid w:val="00021C85"/>
    <w:rsid w:val="00021D54"/>
    <w:rsid w:val="00021ECD"/>
    <w:rsid w:val="00021F8B"/>
    <w:rsid w:val="00022210"/>
    <w:rsid w:val="0002226E"/>
    <w:rsid w:val="00022299"/>
    <w:rsid w:val="000222A0"/>
    <w:rsid w:val="0002249B"/>
    <w:rsid w:val="0002251E"/>
    <w:rsid w:val="000225A9"/>
    <w:rsid w:val="00022636"/>
    <w:rsid w:val="00022828"/>
    <w:rsid w:val="0002286C"/>
    <w:rsid w:val="00022A11"/>
    <w:rsid w:val="00022A34"/>
    <w:rsid w:val="00022B62"/>
    <w:rsid w:val="00022BB5"/>
    <w:rsid w:val="00022C07"/>
    <w:rsid w:val="00022C64"/>
    <w:rsid w:val="00022D17"/>
    <w:rsid w:val="00022E95"/>
    <w:rsid w:val="00022FFC"/>
    <w:rsid w:val="000230A0"/>
    <w:rsid w:val="00023270"/>
    <w:rsid w:val="00023587"/>
    <w:rsid w:val="000238D6"/>
    <w:rsid w:val="00023927"/>
    <w:rsid w:val="00023A24"/>
    <w:rsid w:val="00023B0C"/>
    <w:rsid w:val="00023B35"/>
    <w:rsid w:val="00023D3E"/>
    <w:rsid w:val="00023D59"/>
    <w:rsid w:val="00023E1B"/>
    <w:rsid w:val="00023F8B"/>
    <w:rsid w:val="000241D9"/>
    <w:rsid w:val="0002423E"/>
    <w:rsid w:val="0002451B"/>
    <w:rsid w:val="000248D5"/>
    <w:rsid w:val="00024B94"/>
    <w:rsid w:val="00024C68"/>
    <w:rsid w:val="00024DDD"/>
    <w:rsid w:val="00024E73"/>
    <w:rsid w:val="00024F34"/>
    <w:rsid w:val="00024F7C"/>
    <w:rsid w:val="00024FC8"/>
    <w:rsid w:val="00025078"/>
    <w:rsid w:val="0002513B"/>
    <w:rsid w:val="000251B6"/>
    <w:rsid w:val="000253DE"/>
    <w:rsid w:val="00025417"/>
    <w:rsid w:val="00025490"/>
    <w:rsid w:val="00025543"/>
    <w:rsid w:val="00025668"/>
    <w:rsid w:val="0002577B"/>
    <w:rsid w:val="0002589B"/>
    <w:rsid w:val="00025E77"/>
    <w:rsid w:val="00025F43"/>
    <w:rsid w:val="0002609E"/>
    <w:rsid w:val="0002619F"/>
    <w:rsid w:val="00026346"/>
    <w:rsid w:val="000264A7"/>
    <w:rsid w:val="00026506"/>
    <w:rsid w:val="00026632"/>
    <w:rsid w:val="00026ACC"/>
    <w:rsid w:val="00026B17"/>
    <w:rsid w:val="00026D01"/>
    <w:rsid w:val="0002736F"/>
    <w:rsid w:val="0002744B"/>
    <w:rsid w:val="00027482"/>
    <w:rsid w:val="0002766C"/>
    <w:rsid w:val="00027776"/>
    <w:rsid w:val="000278A0"/>
    <w:rsid w:val="00027912"/>
    <w:rsid w:val="0002793E"/>
    <w:rsid w:val="000279DD"/>
    <w:rsid w:val="00027A68"/>
    <w:rsid w:val="00027CB9"/>
    <w:rsid w:val="00027DE1"/>
    <w:rsid w:val="00027F26"/>
    <w:rsid w:val="000302AB"/>
    <w:rsid w:val="0003031D"/>
    <w:rsid w:val="00030395"/>
    <w:rsid w:val="00030505"/>
    <w:rsid w:val="00030522"/>
    <w:rsid w:val="00030921"/>
    <w:rsid w:val="00030A1D"/>
    <w:rsid w:val="00030B9A"/>
    <w:rsid w:val="00030D4C"/>
    <w:rsid w:val="00030D4E"/>
    <w:rsid w:val="00031008"/>
    <w:rsid w:val="0003164E"/>
    <w:rsid w:val="0003167C"/>
    <w:rsid w:val="000319BF"/>
    <w:rsid w:val="00031A1E"/>
    <w:rsid w:val="00031A87"/>
    <w:rsid w:val="00031B4D"/>
    <w:rsid w:val="00031C8A"/>
    <w:rsid w:val="00031E23"/>
    <w:rsid w:val="00031F73"/>
    <w:rsid w:val="000323F2"/>
    <w:rsid w:val="000324EB"/>
    <w:rsid w:val="000328D7"/>
    <w:rsid w:val="00032BC8"/>
    <w:rsid w:val="00032F2C"/>
    <w:rsid w:val="00032F41"/>
    <w:rsid w:val="000330D2"/>
    <w:rsid w:val="000335CB"/>
    <w:rsid w:val="00033A2E"/>
    <w:rsid w:val="00033C0D"/>
    <w:rsid w:val="00033C8F"/>
    <w:rsid w:val="00033CBE"/>
    <w:rsid w:val="00033CC7"/>
    <w:rsid w:val="00033E35"/>
    <w:rsid w:val="00034172"/>
    <w:rsid w:val="00034185"/>
    <w:rsid w:val="000344B8"/>
    <w:rsid w:val="000345BC"/>
    <w:rsid w:val="00034A25"/>
    <w:rsid w:val="00034B5A"/>
    <w:rsid w:val="00034BB9"/>
    <w:rsid w:val="00034BF4"/>
    <w:rsid w:val="00034DFB"/>
    <w:rsid w:val="00034F9C"/>
    <w:rsid w:val="0003540D"/>
    <w:rsid w:val="0003543B"/>
    <w:rsid w:val="0003560B"/>
    <w:rsid w:val="00035684"/>
    <w:rsid w:val="00035906"/>
    <w:rsid w:val="00035910"/>
    <w:rsid w:val="00035922"/>
    <w:rsid w:val="00036001"/>
    <w:rsid w:val="0003601A"/>
    <w:rsid w:val="000364BF"/>
    <w:rsid w:val="0003655D"/>
    <w:rsid w:val="00036818"/>
    <w:rsid w:val="00036A2E"/>
    <w:rsid w:val="00036B88"/>
    <w:rsid w:val="00036BB7"/>
    <w:rsid w:val="00036C55"/>
    <w:rsid w:val="00036DD4"/>
    <w:rsid w:val="0003754B"/>
    <w:rsid w:val="00037724"/>
    <w:rsid w:val="00037A5D"/>
    <w:rsid w:val="00037AA5"/>
    <w:rsid w:val="00037AA7"/>
    <w:rsid w:val="00037AAD"/>
    <w:rsid w:val="00037B1C"/>
    <w:rsid w:val="00040000"/>
    <w:rsid w:val="00040247"/>
    <w:rsid w:val="000402A2"/>
    <w:rsid w:val="000403BB"/>
    <w:rsid w:val="0004088A"/>
    <w:rsid w:val="000408F3"/>
    <w:rsid w:val="00040A2A"/>
    <w:rsid w:val="00040BBF"/>
    <w:rsid w:val="00040D0D"/>
    <w:rsid w:val="00040E49"/>
    <w:rsid w:val="00040EB1"/>
    <w:rsid w:val="00041009"/>
    <w:rsid w:val="00041088"/>
    <w:rsid w:val="0004121C"/>
    <w:rsid w:val="00041341"/>
    <w:rsid w:val="00041369"/>
    <w:rsid w:val="0004154F"/>
    <w:rsid w:val="0004156B"/>
    <w:rsid w:val="000415F1"/>
    <w:rsid w:val="0004174E"/>
    <w:rsid w:val="00041A5A"/>
    <w:rsid w:val="00041A6E"/>
    <w:rsid w:val="00041CEA"/>
    <w:rsid w:val="000425E3"/>
    <w:rsid w:val="000426FD"/>
    <w:rsid w:val="00042901"/>
    <w:rsid w:val="00042F03"/>
    <w:rsid w:val="00043805"/>
    <w:rsid w:val="000438AB"/>
    <w:rsid w:val="000438E6"/>
    <w:rsid w:val="000438EC"/>
    <w:rsid w:val="0004399A"/>
    <w:rsid w:val="00043CB0"/>
    <w:rsid w:val="00043D93"/>
    <w:rsid w:val="00043E9A"/>
    <w:rsid w:val="00043FAF"/>
    <w:rsid w:val="0004452A"/>
    <w:rsid w:val="00044602"/>
    <w:rsid w:val="000447DF"/>
    <w:rsid w:val="00044836"/>
    <w:rsid w:val="00044844"/>
    <w:rsid w:val="000449E8"/>
    <w:rsid w:val="00044E29"/>
    <w:rsid w:val="00044E4B"/>
    <w:rsid w:val="00045398"/>
    <w:rsid w:val="000453F2"/>
    <w:rsid w:val="000455F8"/>
    <w:rsid w:val="000457D9"/>
    <w:rsid w:val="0004592D"/>
    <w:rsid w:val="000459A5"/>
    <w:rsid w:val="00045B6E"/>
    <w:rsid w:val="00045CD2"/>
    <w:rsid w:val="00045E17"/>
    <w:rsid w:val="00045F8C"/>
    <w:rsid w:val="00045FB2"/>
    <w:rsid w:val="00046246"/>
    <w:rsid w:val="000462E7"/>
    <w:rsid w:val="000463A8"/>
    <w:rsid w:val="00046446"/>
    <w:rsid w:val="0004650E"/>
    <w:rsid w:val="00046553"/>
    <w:rsid w:val="00046563"/>
    <w:rsid w:val="0004656B"/>
    <w:rsid w:val="000466BC"/>
    <w:rsid w:val="00046744"/>
    <w:rsid w:val="0004691C"/>
    <w:rsid w:val="00046A3A"/>
    <w:rsid w:val="00046B70"/>
    <w:rsid w:val="00046DC9"/>
    <w:rsid w:val="00046F4C"/>
    <w:rsid w:val="00047005"/>
    <w:rsid w:val="0004784C"/>
    <w:rsid w:val="00047A27"/>
    <w:rsid w:val="00047DA9"/>
    <w:rsid w:val="00047FBF"/>
    <w:rsid w:val="0005014F"/>
    <w:rsid w:val="000505F2"/>
    <w:rsid w:val="00050681"/>
    <w:rsid w:val="000506A0"/>
    <w:rsid w:val="00050C4B"/>
    <w:rsid w:val="00050DC3"/>
    <w:rsid w:val="00050F37"/>
    <w:rsid w:val="00050F75"/>
    <w:rsid w:val="0005102B"/>
    <w:rsid w:val="00051402"/>
    <w:rsid w:val="0005146C"/>
    <w:rsid w:val="000516ED"/>
    <w:rsid w:val="00051706"/>
    <w:rsid w:val="00051A36"/>
    <w:rsid w:val="00051AC6"/>
    <w:rsid w:val="00051CA6"/>
    <w:rsid w:val="00051E88"/>
    <w:rsid w:val="00051F2A"/>
    <w:rsid w:val="00051F47"/>
    <w:rsid w:val="00052224"/>
    <w:rsid w:val="00052235"/>
    <w:rsid w:val="0005235C"/>
    <w:rsid w:val="000524C7"/>
    <w:rsid w:val="000527D1"/>
    <w:rsid w:val="000527F2"/>
    <w:rsid w:val="00052B76"/>
    <w:rsid w:val="00052D6F"/>
    <w:rsid w:val="00052D9B"/>
    <w:rsid w:val="00052DB7"/>
    <w:rsid w:val="00052F2E"/>
    <w:rsid w:val="00052FD0"/>
    <w:rsid w:val="000530B8"/>
    <w:rsid w:val="000530C8"/>
    <w:rsid w:val="000531AB"/>
    <w:rsid w:val="000534B6"/>
    <w:rsid w:val="00053643"/>
    <w:rsid w:val="000536D5"/>
    <w:rsid w:val="0005388E"/>
    <w:rsid w:val="00053B2E"/>
    <w:rsid w:val="00053C42"/>
    <w:rsid w:val="00053C51"/>
    <w:rsid w:val="00053F07"/>
    <w:rsid w:val="00054026"/>
    <w:rsid w:val="0005415E"/>
    <w:rsid w:val="000541F7"/>
    <w:rsid w:val="00054471"/>
    <w:rsid w:val="000548F9"/>
    <w:rsid w:val="000549FA"/>
    <w:rsid w:val="00054AF8"/>
    <w:rsid w:val="00054FC8"/>
    <w:rsid w:val="00054FCA"/>
    <w:rsid w:val="00055252"/>
    <w:rsid w:val="00055271"/>
    <w:rsid w:val="000553F9"/>
    <w:rsid w:val="0005559F"/>
    <w:rsid w:val="000557CC"/>
    <w:rsid w:val="00055AA1"/>
    <w:rsid w:val="00055D46"/>
    <w:rsid w:val="00055D98"/>
    <w:rsid w:val="00055F5C"/>
    <w:rsid w:val="000561AA"/>
    <w:rsid w:val="00056254"/>
    <w:rsid w:val="000563D5"/>
    <w:rsid w:val="0005641D"/>
    <w:rsid w:val="0005641E"/>
    <w:rsid w:val="0005642A"/>
    <w:rsid w:val="00056625"/>
    <w:rsid w:val="000566F4"/>
    <w:rsid w:val="00056825"/>
    <w:rsid w:val="0005684A"/>
    <w:rsid w:val="00056960"/>
    <w:rsid w:val="00056994"/>
    <w:rsid w:val="000569E2"/>
    <w:rsid w:val="00056A90"/>
    <w:rsid w:val="00056DD8"/>
    <w:rsid w:val="00056ED1"/>
    <w:rsid w:val="00056F00"/>
    <w:rsid w:val="00056F3A"/>
    <w:rsid w:val="00057017"/>
    <w:rsid w:val="00057643"/>
    <w:rsid w:val="0005765A"/>
    <w:rsid w:val="000577C5"/>
    <w:rsid w:val="0005783B"/>
    <w:rsid w:val="0005786B"/>
    <w:rsid w:val="00057C6F"/>
    <w:rsid w:val="00057DA2"/>
    <w:rsid w:val="00057FB5"/>
    <w:rsid w:val="0006008D"/>
    <w:rsid w:val="00060195"/>
    <w:rsid w:val="0006026C"/>
    <w:rsid w:val="0006051E"/>
    <w:rsid w:val="0006071C"/>
    <w:rsid w:val="00060809"/>
    <w:rsid w:val="0006082C"/>
    <w:rsid w:val="00060883"/>
    <w:rsid w:val="000608F3"/>
    <w:rsid w:val="00060A08"/>
    <w:rsid w:val="00060B28"/>
    <w:rsid w:val="00060B8A"/>
    <w:rsid w:val="00060ECF"/>
    <w:rsid w:val="000613BE"/>
    <w:rsid w:val="0006150B"/>
    <w:rsid w:val="00061600"/>
    <w:rsid w:val="00061976"/>
    <w:rsid w:val="000619EA"/>
    <w:rsid w:val="00061CD0"/>
    <w:rsid w:val="00061D9C"/>
    <w:rsid w:val="00061E4D"/>
    <w:rsid w:val="00062210"/>
    <w:rsid w:val="00062317"/>
    <w:rsid w:val="00062343"/>
    <w:rsid w:val="0006238C"/>
    <w:rsid w:val="00062579"/>
    <w:rsid w:val="0006289F"/>
    <w:rsid w:val="00062988"/>
    <w:rsid w:val="00062A14"/>
    <w:rsid w:val="00062C35"/>
    <w:rsid w:val="00062DAA"/>
    <w:rsid w:val="00062E24"/>
    <w:rsid w:val="000631D9"/>
    <w:rsid w:val="000633A1"/>
    <w:rsid w:val="0006342B"/>
    <w:rsid w:val="000635A3"/>
    <w:rsid w:val="000635BC"/>
    <w:rsid w:val="00063754"/>
    <w:rsid w:val="00063A08"/>
    <w:rsid w:val="00063A4B"/>
    <w:rsid w:val="00063B25"/>
    <w:rsid w:val="00063B3C"/>
    <w:rsid w:val="00063B66"/>
    <w:rsid w:val="00063C40"/>
    <w:rsid w:val="00063DFC"/>
    <w:rsid w:val="00064005"/>
    <w:rsid w:val="000641A2"/>
    <w:rsid w:val="000642BB"/>
    <w:rsid w:val="00064563"/>
    <w:rsid w:val="00064694"/>
    <w:rsid w:val="00064AA4"/>
    <w:rsid w:val="00064B37"/>
    <w:rsid w:val="00064C67"/>
    <w:rsid w:val="00064DA3"/>
    <w:rsid w:val="00064EC3"/>
    <w:rsid w:val="00064EE8"/>
    <w:rsid w:val="00065017"/>
    <w:rsid w:val="0006519E"/>
    <w:rsid w:val="000651B1"/>
    <w:rsid w:val="00065715"/>
    <w:rsid w:val="00065726"/>
    <w:rsid w:val="00065A7A"/>
    <w:rsid w:val="00065B34"/>
    <w:rsid w:val="00065CFA"/>
    <w:rsid w:val="00065EB6"/>
    <w:rsid w:val="00065EF9"/>
    <w:rsid w:val="00065FA7"/>
    <w:rsid w:val="00066146"/>
    <w:rsid w:val="00066271"/>
    <w:rsid w:val="000662C6"/>
    <w:rsid w:val="000662E2"/>
    <w:rsid w:val="000663CB"/>
    <w:rsid w:val="000667DA"/>
    <w:rsid w:val="00066887"/>
    <w:rsid w:val="00066DB6"/>
    <w:rsid w:val="00066E22"/>
    <w:rsid w:val="0006709E"/>
    <w:rsid w:val="00067541"/>
    <w:rsid w:val="00067795"/>
    <w:rsid w:val="000677C1"/>
    <w:rsid w:val="000678A6"/>
    <w:rsid w:val="0006790D"/>
    <w:rsid w:val="00067A56"/>
    <w:rsid w:val="00067B4A"/>
    <w:rsid w:val="00067DF1"/>
    <w:rsid w:val="00067F05"/>
    <w:rsid w:val="000701E0"/>
    <w:rsid w:val="00070239"/>
    <w:rsid w:val="00070252"/>
    <w:rsid w:val="00070281"/>
    <w:rsid w:val="000705E6"/>
    <w:rsid w:val="00070614"/>
    <w:rsid w:val="000707FC"/>
    <w:rsid w:val="00070AA1"/>
    <w:rsid w:val="00070B1D"/>
    <w:rsid w:val="00070CAD"/>
    <w:rsid w:val="00070D90"/>
    <w:rsid w:val="00070F5D"/>
    <w:rsid w:val="00070F9B"/>
    <w:rsid w:val="00071036"/>
    <w:rsid w:val="00071115"/>
    <w:rsid w:val="00071260"/>
    <w:rsid w:val="00071396"/>
    <w:rsid w:val="00071451"/>
    <w:rsid w:val="00071548"/>
    <w:rsid w:val="0007164E"/>
    <w:rsid w:val="00071CD2"/>
    <w:rsid w:val="00071EE8"/>
    <w:rsid w:val="00071FB0"/>
    <w:rsid w:val="0007213B"/>
    <w:rsid w:val="000723A2"/>
    <w:rsid w:val="00072403"/>
    <w:rsid w:val="000724D8"/>
    <w:rsid w:val="00072523"/>
    <w:rsid w:val="00072672"/>
    <w:rsid w:val="00072703"/>
    <w:rsid w:val="00072E27"/>
    <w:rsid w:val="00072F27"/>
    <w:rsid w:val="00072F57"/>
    <w:rsid w:val="000731EB"/>
    <w:rsid w:val="0007321B"/>
    <w:rsid w:val="00073272"/>
    <w:rsid w:val="000732DE"/>
    <w:rsid w:val="00073467"/>
    <w:rsid w:val="000737BF"/>
    <w:rsid w:val="000737D9"/>
    <w:rsid w:val="00073A53"/>
    <w:rsid w:val="00073A9B"/>
    <w:rsid w:val="00073AD2"/>
    <w:rsid w:val="00073CD4"/>
    <w:rsid w:val="00073DE0"/>
    <w:rsid w:val="00073F29"/>
    <w:rsid w:val="00073F62"/>
    <w:rsid w:val="00074196"/>
    <w:rsid w:val="000741F2"/>
    <w:rsid w:val="00074254"/>
    <w:rsid w:val="00074606"/>
    <w:rsid w:val="000747BD"/>
    <w:rsid w:val="000749F6"/>
    <w:rsid w:val="00074AF9"/>
    <w:rsid w:val="00074CF9"/>
    <w:rsid w:val="00074DA9"/>
    <w:rsid w:val="00074DBE"/>
    <w:rsid w:val="000752DE"/>
    <w:rsid w:val="00075418"/>
    <w:rsid w:val="000757E4"/>
    <w:rsid w:val="000759D6"/>
    <w:rsid w:val="00075CBE"/>
    <w:rsid w:val="00075F42"/>
    <w:rsid w:val="00075FE3"/>
    <w:rsid w:val="000763A4"/>
    <w:rsid w:val="0007647E"/>
    <w:rsid w:val="00076543"/>
    <w:rsid w:val="000766BC"/>
    <w:rsid w:val="00076796"/>
    <w:rsid w:val="000769F8"/>
    <w:rsid w:val="00076A08"/>
    <w:rsid w:val="00076E8D"/>
    <w:rsid w:val="00076EF0"/>
    <w:rsid w:val="000770EB"/>
    <w:rsid w:val="0007711F"/>
    <w:rsid w:val="000771A4"/>
    <w:rsid w:val="00077318"/>
    <w:rsid w:val="000773B2"/>
    <w:rsid w:val="0007748A"/>
    <w:rsid w:val="000778B4"/>
    <w:rsid w:val="000778D8"/>
    <w:rsid w:val="00077907"/>
    <w:rsid w:val="00077BC9"/>
    <w:rsid w:val="00077C4E"/>
    <w:rsid w:val="00077D2F"/>
    <w:rsid w:val="0008003B"/>
    <w:rsid w:val="000800A4"/>
    <w:rsid w:val="0008069B"/>
    <w:rsid w:val="00080773"/>
    <w:rsid w:val="0008081B"/>
    <w:rsid w:val="00080820"/>
    <w:rsid w:val="0008089B"/>
    <w:rsid w:val="000808F5"/>
    <w:rsid w:val="00080ABF"/>
    <w:rsid w:val="00080B9C"/>
    <w:rsid w:val="00080C97"/>
    <w:rsid w:val="00080CF6"/>
    <w:rsid w:val="00080D42"/>
    <w:rsid w:val="00080E10"/>
    <w:rsid w:val="00080F99"/>
    <w:rsid w:val="00081228"/>
    <w:rsid w:val="00081328"/>
    <w:rsid w:val="00081461"/>
    <w:rsid w:val="00081683"/>
    <w:rsid w:val="0008175B"/>
    <w:rsid w:val="00081819"/>
    <w:rsid w:val="00081925"/>
    <w:rsid w:val="00081AB6"/>
    <w:rsid w:val="00081C51"/>
    <w:rsid w:val="00081CDC"/>
    <w:rsid w:val="00081EC7"/>
    <w:rsid w:val="00081F25"/>
    <w:rsid w:val="00081F51"/>
    <w:rsid w:val="00081FB7"/>
    <w:rsid w:val="00081FE1"/>
    <w:rsid w:val="00081FE8"/>
    <w:rsid w:val="0008211A"/>
    <w:rsid w:val="000822EF"/>
    <w:rsid w:val="0008234F"/>
    <w:rsid w:val="00082354"/>
    <w:rsid w:val="000823E2"/>
    <w:rsid w:val="00082592"/>
    <w:rsid w:val="000827E0"/>
    <w:rsid w:val="00082A5F"/>
    <w:rsid w:val="00082AEA"/>
    <w:rsid w:val="00082BAF"/>
    <w:rsid w:val="00082D11"/>
    <w:rsid w:val="00082F95"/>
    <w:rsid w:val="0008314E"/>
    <w:rsid w:val="0008326A"/>
    <w:rsid w:val="000833B8"/>
    <w:rsid w:val="000834F9"/>
    <w:rsid w:val="00083536"/>
    <w:rsid w:val="0008368D"/>
    <w:rsid w:val="00083736"/>
    <w:rsid w:val="000839E6"/>
    <w:rsid w:val="00083A2D"/>
    <w:rsid w:val="00083D86"/>
    <w:rsid w:val="00083DAB"/>
    <w:rsid w:val="00083F5C"/>
    <w:rsid w:val="00084066"/>
    <w:rsid w:val="00084112"/>
    <w:rsid w:val="00084417"/>
    <w:rsid w:val="0008449A"/>
    <w:rsid w:val="00084526"/>
    <w:rsid w:val="00084572"/>
    <w:rsid w:val="000845BF"/>
    <w:rsid w:val="000845E5"/>
    <w:rsid w:val="000849A8"/>
    <w:rsid w:val="000849E0"/>
    <w:rsid w:val="00084A2D"/>
    <w:rsid w:val="00084B01"/>
    <w:rsid w:val="00084C4F"/>
    <w:rsid w:val="00084EC3"/>
    <w:rsid w:val="00084EDC"/>
    <w:rsid w:val="00085017"/>
    <w:rsid w:val="000851EF"/>
    <w:rsid w:val="000852D0"/>
    <w:rsid w:val="0008534E"/>
    <w:rsid w:val="00085438"/>
    <w:rsid w:val="0008544E"/>
    <w:rsid w:val="0008562D"/>
    <w:rsid w:val="00085826"/>
    <w:rsid w:val="0008582F"/>
    <w:rsid w:val="000859F6"/>
    <w:rsid w:val="00085BE4"/>
    <w:rsid w:val="00085CE2"/>
    <w:rsid w:val="00085D40"/>
    <w:rsid w:val="00085DA7"/>
    <w:rsid w:val="00085F6A"/>
    <w:rsid w:val="00086081"/>
    <w:rsid w:val="0008608A"/>
    <w:rsid w:val="000860AA"/>
    <w:rsid w:val="000860C0"/>
    <w:rsid w:val="000861AE"/>
    <w:rsid w:val="000861E9"/>
    <w:rsid w:val="00086300"/>
    <w:rsid w:val="00086515"/>
    <w:rsid w:val="00086596"/>
    <w:rsid w:val="0008659D"/>
    <w:rsid w:val="0008662A"/>
    <w:rsid w:val="0008699E"/>
    <w:rsid w:val="00086A13"/>
    <w:rsid w:val="00087088"/>
    <w:rsid w:val="0008709A"/>
    <w:rsid w:val="00087167"/>
    <w:rsid w:val="00087189"/>
    <w:rsid w:val="0008728B"/>
    <w:rsid w:val="00087291"/>
    <w:rsid w:val="000873C0"/>
    <w:rsid w:val="000874EA"/>
    <w:rsid w:val="0008755B"/>
    <w:rsid w:val="000879F5"/>
    <w:rsid w:val="00087A25"/>
    <w:rsid w:val="00087A40"/>
    <w:rsid w:val="00087A84"/>
    <w:rsid w:val="00087D67"/>
    <w:rsid w:val="00087D9B"/>
    <w:rsid w:val="00087E6C"/>
    <w:rsid w:val="00087EDB"/>
    <w:rsid w:val="0009049E"/>
    <w:rsid w:val="0009066C"/>
    <w:rsid w:val="000907FF"/>
    <w:rsid w:val="000908CA"/>
    <w:rsid w:val="0009099B"/>
    <w:rsid w:val="00090A20"/>
    <w:rsid w:val="00090BA1"/>
    <w:rsid w:val="00090BDB"/>
    <w:rsid w:val="00090C63"/>
    <w:rsid w:val="00090D4B"/>
    <w:rsid w:val="00090E1C"/>
    <w:rsid w:val="00090FFC"/>
    <w:rsid w:val="0009103C"/>
    <w:rsid w:val="00091108"/>
    <w:rsid w:val="0009112C"/>
    <w:rsid w:val="00091278"/>
    <w:rsid w:val="00091364"/>
    <w:rsid w:val="000915AF"/>
    <w:rsid w:val="000915B8"/>
    <w:rsid w:val="000915DC"/>
    <w:rsid w:val="000916DC"/>
    <w:rsid w:val="000919E2"/>
    <w:rsid w:val="00091AC8"/>
    <w:rsid w:val="00091B81"/>
    <w:rsid w:val="00091C8A"/>
    <w:rsid w:val="00091E05"/>
    <w:rsid w:val="00091E36"/>
    <w:rsid w:val="000920EC"/>
    <w:rsid w:val="00092446"/>
    <w:rsid w:val="00092478"/>
    <w:rsid w:val="000924B2"/>
    <w:rsid w:val="00092506"/>
    <w:rsid w:val="000926C2"/>
    <w:rsid w:val="0009275D"/>
    <w:rsid w:val="00092829"/>
    <w:rsid w:val="00092B5E"/>
    <w:rsid w:val="00092F89"/>
    <w:rsid w:val="00093044"/>
    <w:rsid w:val="00093054"/>
    <w:rsid w:val="00093099"/>
    <w:rsid w:val="00093188"/>
    <w:rsid w:val="00093300"/>
    <w:rsid w:val="00093369"/>
    <w:rsid w:val="000936B9"/>
    <w:rsid w:val="000936CC"/>
    <w:rsid w:val="00093814"/>
    <w:rsid w:val="00093C3B"/>
    <w:rsid w:val="00093CD5"/>
    <w:rsid w:val="00093D92"/>
    <w:rsid w:val="00093FCB"/>
    <w:rsid w:val="00093FCD"/>
    <w:rsid w:val="00094112"/>
    <w:rsid w:val="0009416C"/>
    <w:rsid w:val="00094375"/>
    <w:rsid w:val="00094469"/>
    <w:rsid w:val="00094562"/>
    <w:rsid w:val="0009466A"/>
    <w:rsid w:val="00094740"/>
    <w:rsid w:val="000947BF"/>
    <w:rsid w:val="000947C6"/>
    <w:rsid w:val="00094EFB"/>
    <w:rsid w:val="00094FBA"/>
    <w:rsid w:val="0009506B"/>
    <w:rsid w:val="0009527D"/>
    <w:rsid w:val="0009540E"/>
    <w:rsid w:val="0009543D"/>
    <w:rsid w:val="00095541"/>
    <w:rsid w:val="0009555E"/>
    <w:rsid w:val="00095566"/>
    <w:rsid w:val="00095691"/>
    <w:rsid w:val="00095697"/>
    <w:rsid w:val="00095708"/>
    <w:rsid w:val="000957B0"/>
    <w:rsid w:val="000957F2"/>
    <w:rsid w:val="000959DD"/>
    <w:rsid w:val="00095AED"/>
    <w:rsid w:val="00095B04"/>
    <w:rsid w:val="00095C71"/>
    <w:rsid w:val="00095E75"/>
    <w:rsid w:val="000962C0"/>
    <w:rsid w:val="000964FD"/>
    <w:rsid w:val="00096598"/>
    <w:rsid w:val="0009677B"/>
    <w:rsid w:val="00096860"/>
    <w:rsid w:val="00096A2D"/>
    <w:rsid w:val="00096CCD"/>
    <w:rsid w:val="00096D97"/>
    <w:rsid w:val="00096E06"/>
    <w:rsid w:val="000972E1"/>
    <w:rsid w:val="000976F1"/>
    <w:rsid w:val="00097B13"/>
    <w:rsid w:val="00097D13"/>
    <w:rsid w:val="00097DE4"/>
    <w:rsid w:val="000A021F"/>
    <w:rsid w:val="000A0320"/>
    <w:rsid w:val="000A04BE"/>
    <w:rsid w:val="000A0568"/>
    <w:rsid w:val="000A05ED"/>
    <w:rsid w:val="000A0704"/>
    <w:rsid w:val="000A07A1"/>
    <w:rsid w:val="000A0A60"/>
    <w:rsid w:val="000A0B93"/>
    <w:rsid w:val="000A0BD8"/>
    <w:rsid w:val="000A0BE1"/>
    <w:rsid w:val="000A0C89"/>
    <w:rsid w:val="000A0EF6"/>
    <w:rsid w:val="000A0FA6"/>
    <w:rsid w:val="000A10CE"/>
    <w:rsid w:val="000A11A1"/>
    <w:rsid w:val="000A12C4"/>
    <w:rsid w:val="000A12F6"/>
    <w:rsid w:val="000A168D"/>
    <w:rsid w:val="000A16A9"/>
    <w:rsid w:val="000A1984"/>
    <w:rsid w:val="000A1BB4"/>
    <w:rsid w:val="000A1DCA"/>
    <w:rsid w:val="000A2026"/>
    <w:rsid w:val="000A203B"/>
    <w:rsid w:val="000A214C"/>
    <w:rsid w:val="000A24AC"/>
    <w:rsid w:val="000A250B"/>
    <w:rsid w:val="000A2613"/>
    <w:rsid w:val="000A277E"/>
    <w:rsid w:val="000A2B60"/>
    <w:rsid w:val="000A2EA6"/>
    <w:rsid w:val="000A3073"/>
    <w:rsid w:val="000A32F8"/>
    <w:rsid w:val="000A350B"/>
    <w:rsid w:val="000A37ED"/>
    <w:rsid w:val="000A3958"/>
    <w:rsid w:val="000A39DC"/>
    <w:rsid w:val="000A3BA0"/>
    <w:rsid w:val="000A3D94"/>
    <w:rsid w:val="000A3EA5"/>
    <w:rsid w:val="000A3F79"/>
    <w:rsid w:val="000A4161"/>
    <w:rsid w:val="000A4379"/>
    <w:rsid w:val="000A437E"/>
    <w:rsid w:val="000A4452"/>
    <w:rsid w:val="000A45DB"/>
    <w:rsid w:val="000A4701"/>
    <w:rsid w:val="000A4739"/>
    <w:rsid w:val="000A4776"/>
    <w:rsid w:val="000A4BED"/>
    <w:rsid w:val="000A4D31"/>
    <w:rsid w:val="000A4E12"/>
    <w:rsid w:val="000A51B3"/>
    <w:rsid w:val="000A5416"/>
    <w:rsid w:val="000A5E4C"/>
    <w:rsid w:val="000A606E"/>
    <w:rsid w:val="000A62F6"/>
    <w:rsid w:val="000A6420"/>
    <w:rsid w:val="000A674F"/>
    <w:rsid w:val="000A67B0"/>
    <w:rsid w:val="000A68FB"/>
    <w:rsid w:val="000A6ADD"/>
    <w:rsid w:val="000A6BD0"/>
    <w:rsid w:val="000A6C97"/>
    <w:rsid w:val="000A6E14"/>
    <w:rsid w:val="000A6EBD"/>
    <w:rsid w:val="000A6F68"/>
    <w:rsid w:val="000A7030"/>
    <w:rsid w:val="000A715E"/>
    <w:rsid w:val="000A7311"/>
    <w:rsid w:val="000A748E"/>
    <w:rsid w:val="000A767B"/>
    <w:rsid w:val="000A78D7"/>
    <w:rsid w:val="000A7961"/>
    <w:rsid w:val="000A79B0"/>
    <w:rsid w:val="000A7A2B"/>
    <w:rsid w:val="000A7ACD"/>
    <w:rsid w:val="000A7B8B"/>
    <w:rsid w:val="000B01FE"/>
    <w:rsid w:val="000B0337"/>
    <w:rsid w:val="000B0361"/>
    <w:rsid w:val="000B0499"/>
    <w:rsid w:val="000B05AF"/>
    <w:rsid w:val="000B079B"/>
    <w:rsid w:val="000B07C3"/>
    <w:rsid w:val="000B0806"/>
    <w:rsid w:val="000B08BA"/>
    <w:rsid w:val="000B0910"/>
    <w:rsid w:val="000B09B9"/>
    <w:rsid w:val="000B0AE6"/>
    <w:rsid w:val="000B0C36"/>
    <w:rsid w:val="000B0DD6"/>
    <w:rsid w:val="000B0E92"/>
    <w:rsid w:val="000B0FE7"/>
    <w:rsid w:val="000B1141"/>
    <w:rsid w:val="000B13EB"/>
    <w:rsid w:val="000B171A"/>
    <w:rsid w:val="000B18A0"/>
    <w:rsid w:val="000B1968"/>
    <w:rsid w:val="000B1986"/>
    <w:rsid w:val="000B1B5B"/>
    <w:rsid w:val="000B2223"/>
    <w:rsid w:val="000B22A2"/>
    <w:rsid w:val="000B2489"/>
    <w:rsid w:val="000B2562"/>
    <w:rsid w:val="000B25C8"/>
    <w:rsid w:val="000B2793"/>
    <w:rsid w:val="000B27DE"/>
    <w:rsid w:val="000B287D"/>
    <w:rsid w:val="000B28B5"/>
    <w:rsid w:val="000B2C8F"/>
    <w:rsid w:val="000B2CB5"/>
    <w:rsid w:val="000B2E45"/>
    <w:rsid w:val="000B2F4C"/>
    <w:rsid w:val="000B2FA6"/>
    <w:rsid w:val="000B305A"/>
    <w:rsid w:val="000B30F3"/>
    <w:rsid w:val="000B30FA"/>
    <w:rsid w:val="000B31D5"/>
    <w:rsid w:val="000B32F3"/>
    <w:rsid w:val="000B342B"/>
    <w:rsid w:val="000B350D"/>
    <w:rsid w:val="000B3784"/>
    <w:rsid w:val="000B38AC"/>
    <w:rsid w:val="000B39F0"/>
    <w:rsid w:val="000B3B06"/>
    <w:rsid w:val="000B3D85"/>
    <w:rsid w:val="000B3F4D"/>
    <w:rsid w:val="000B4119"/>
    <w:rsid w:val="000B41EF"/>
    <w:rsid w:val="000B42A2"/>
    <w:rsid w:val="000B4547"/>
    <w:rsid w:val="000B461B"/>
    <w:rsid w:val="000B46B6"/>
    <w:rsid w:val="000B4985"/>
    <w:rsid w:val="000B4AF5"/>
    <w:rsid w:val="000B4E37"/>
    <w:rsid w:val="000B4FB2"/>
    <w:rsid w:val="000B5067"/>
    <w:rsid w:val="000B508A"/>
    <w:rsid w:val="000B5129"/>
    <w:rsid w:val="000B52AB"/>
    <w:rsid w:val="000B556B"/>
    <w:rsid w:val="000B55C7"/>
    <w:rsid w:val="000B55D6"/>
    <w:rsid w:val="000B58CB"/>
    <w:rsid w:val="000B58CE"/>
    <w:rsid w:val="000B5947"/>
    <w:rsid w:val="000B595D"/>
    <w:rsid w:val="000B5E44"/>
    <w:rsid w:val="000B5E76"/>
    <w:rsid w:val="000B642D"/>
    <w:rsid w:val="000B6462"/>
    <w:rsid w:val="000B6504"/>
    <w:rsid w:val="000B6587"/>
    <w:rsid w:val="000B66A6"/>
    <w:rsid w:val="000B680E"/>
    <w:rsid w:val="000B68E7"/>
    <w:rsid w:val="000B69F1"/>
    <w:rsid w:val="000B6AC6"/>
    <w:rsid w:val="000B6BE6"/>
    <w:rsid w:val="000B6C16"/>
    <w:rsid w:val="000B6CA3"/>
    <w:rsid w:val="000B6D77"/>
    <w:rsid w:val="000B7137"/>
    <w:rsid w:val="000B72B7"/>
    <w:rsid w:val="000B7316"/>
    <w:rsid w:val="000B752F"/>
    <w:rsid w:val="000B7700"/>
    <w:rsid w:val="000B77E2"/>
    <w:rsid w:val="000B7974"/>
    <w:rsid w:val="000B7C6C"/>
    <w:rsid w:val="000B7D07"/>
    <w:rsid w:val="000B7DCA"/>
    <w:rsid w:val="000B7E8B"/>
    <w:rsid w:val="000B7FC7"/>
    <w:rsid w:val="000C01C1"/>
    <w:rsid w:val="000C07A8"/>
    <w:rsid w:val="000C0869"/>
    <w:rsid w:val="000C0889"/>
    <w:rsid w:val="000C098A"/>
    <w:rsid w:val="000C0BF9"/>
    <w:rsid w:val="000C0CE2"/>
    <w:rsid w:val="000C0FFC"/>
    <w:rsid w:val="000C10CA"/>
    <w:rsid w:val="000C1128"/>
    <w:rsid w:val="000C120A"/>
    <w:rsid w:val="000C13BD"/>
    <w:rsid w:val="000C1444"/>
    <w:rsid w:val="000C153B"/>
    <w:rsid w:val="000C15BD"/>
    <w:rsid w:val="000C160E"/>
    <w:rsid w:val="000C1798"/>
    <w:rsid w:val="000C18DD"/>
    <w:rsid w:val="000C1A0E"/>
    <w:rsid w:val="000C1A94"/>
    <w:rsid w:val="000C1B1C"/>
    <w:rsid w:val="000C1BF2"/>
    <w:rsid w:val="000C1CC4"/>
    <w:rsid w:val="000C1D23"/>
    <w:rsid w:val="000C200C"/>
    <w:rsid w:val="000C2080"/>
    <w:rsid w:val="000C20BA"/>
    <w:rsid w:val="000C20D5"/>
    <w:rsid w:val="000C2329"/>
    <w:rsid w:val="000C248E"/>
    <w:rsid w:val="000C24FC"/>
    <w:rsid w:val="000C251B"/>
    <w:rsid w:val="000C268F"/>
    <w:rsid w:val="000C27E0"/>
    <w:rsid w:val="000C2805"/>
    <w:rsid w:val="000C2965"/>
    <w:rsid w:val="000C29B5"/>
    <w:rsid w:val="000C2AA1"/>
    <w:rsid w:val="000C2BF7"/>
    <w:rsid w:val="000C2CA3"/>
    <w:rsid w:val="000C2CEB"/>
    <w:rsid w:val="000C2EA2"/>
    <w:rsid w:val="000C2ED4"/>
    <w:rsid w:val="000C2EF2"/>
    <w:rsid w:val="000C2F32"/>
    <w:rsid w:val="000C3198"/>
    <w:rsid w:val="000C34A9"/>
    <w:rsid w:val="000C359C"/>
    <w:rsid w:val="000C3793"/>
    <w:rsid w:val="000C3866"/>
    <w:rsid w:val="000C3971"/>
    <w:rsid w:val="000C3AEF"/>
    <w:rsid w:val="000C3B23"/>
    <w:rsid w:val="000C3B8C"/>
    <w:rsid w:val="000C3C44"/>
    <w:rsid w:val="000C3C93"/>
    <w:rsid w:val="000C3CB9"/>
    <w:rsid w:val="000C3EA8"/>
    <w:rsid w:val="000C3FFC"/>
    <w:rsid w:val="000C4107"/>
    <w:rsid w:val="000C41A7"/>
    <w:rsid w:val="000C4200"/>
    <w:rsid w:val="000C42FC"/>
    <w:rsid w:val="000C469C"/>
    <w:rsid w:val="000C4734"/>
    <w:rsid w:val="000C477D"/>
    <w:rsid w:val="000C49B9"/>
    <w:rsid w:val="000C4B63"/>
    <w:rsid w:val="000C50F7"/>
    <w:rsid w:val="000C5300"/>
    <w:rsid w:val="000C537A"/>
    <w:rsid w:val="000C5822"/>
    <w:rsid w:val="000C58A7"/>
    <w:rsid w:val="000C5914"/>
    <w:rsid w:val="000C5929"/>
    <w:rsid w:val="000C5A4D"/>
    <w:rsid w:val="000C5A95"/>
    <w:rsid w:val="000C5B2D"/>
    <w:rsid w:val="000C5DDC"/>
    <w:rsid w:val="000C615A"/>
    <w:rsid w:val="000C6401"/>
    <w:rsid w:val="000C65AB"/>
    <w:rsid w:val="000C6604"/>
    <w:rsid w:val="000C663A"/>
    <w:rsid w:val="000C667A"/>
    <w:rsid w:val="000C6800"/>
    <w:rsid w:val="000C68B2"/>
    <w:rsid w:val="000C6B75"/>
    <w:rsid w:val="000C7501"/>
    <w:rsid w:val="000C7A89"/>
    <w:rsid w:val="000C7A8D"/>
    <w:rsid w:val="000C7C4A"/>
    <w:rsid w:val="000C7D38"/>
    <w:rsid w:val="000C7D89"/>
    <w:rsid w:val="000C7E45"/>
    <w:rsid w:val="000C7E8E"/>
    <w:rsid w:val="000D00A6"/>
    <w:rsid w:val="000D0433"/>
    <w:rsid w:val="000D07C6"/>
    <w:rsid w:val="000D0859"/>
    <w:rsid w:val="000D1060"/>
    <w:rsid w:val="000D1116"/>
    <w:rsid w:val="000D1135"/>
    <w:rsid w:val="000D11D5"/>
    <w:rsid w:val="000D121D"/>
    <w:rsid w:val="000D148B"/>
    <w:rsid w:val="000D14A4"/>
    <w:rsid w:val="000D14B7"/>
    <w:rsid w:val="000D1600"/>
    <w:rsid w:val="000D1606"/>
    <w:rsid w:val="000D1904"/>
    <w:rsid w:val="000D1A33"/>
    <w:rsid w:val="000D1D65"/>
    <w:rsid w:val="000D1EA5"/>
    <w:rsid w:val="000D203B"/>
    <w:rsid w:val="000D213D"/>
    <w:rsid w:val="000D218A"/>
    <w:rsid w:val="000D21DE"/>
    <w:rsid w:val="000D2370"/>
    <w:rsid w:val="000D23B1"/>
    <w:rsid w:val="000D254D"/>
    <w:rsid w:val="000D27EB"/>
    <w:rsid w:val="000D294B"/>
    <w:rsid w:val="000D29DC"/>
    <w:rsid w:val="000D2B92"/>
    <w:rsid w:val="000D2C56"/>
    <w:rsid w:val="000D2C8E"/>
    <w:rsid w:val="000D2E82"/>
    <w:rsid w:val="000D35E1"/>
    <w:rsid w:val="000D3764"/>
    <w:rsid w:val="000D37A4"/>
    <w:rsid w:val="000D38F8"/>
    <w:rsid w:val="000D3951"/>
    <w:rsid w:val="000D39F8"/>
    <w:rsid w:val="000D3AB8"/>
    <w:rsid w:val="000D3B8A"/>
    <w:rsid w:val="000D3EB2"/>
    <w:rsid w:val="000D3EB9"/>
    <w:rsid w:val="000D3EF8"/>
    <w:rsid w:val="000D3F2A"/>
    <w:rsid w:val="000D4282"/>
    <w:rsid w:val="000D43D4"/>
    <w:rsid w:val="000D4456"/>
    <w:rsid w:val="000D4640"/>
    <w:rsid w:val="000D486A"/>
    <w:rsid w:val="000D48D1"/>
    <w:rsid w:val="000D4940"/>
    <w:rsid w:val="000D49FF"/>
    <w:rsid w:val="000D4B5F"/>
    <w:rsid w:val="000D4BD2"/>
    <w:rsid w:val="000D4E51"/>
    <w:rsid w:val="000D4F29"/>
    <w:rsid w:val="000D573B"/>
    <w:rsid w:val="000D5A00"/>
    <w:rsid w:val="000D5C9A"/>
    <w:rsid w:val="000D5D59"/>
    <w:rsid w:val="000D5E2C"/>
    <w:rsid w:val="000D61AE"/>
    <w:rsid w:val="000D6251"/>
    <w:rsid w:val="000D6320"/>
    <w:rsid w:val="000D6629"/>
    <w:rsid w:val="000D670F"/>
    <w:rsid w:val="000D6740"/>
    <w:rsid w:val="000D68BB"/>
    <w:rsid w:val="000D6A47"/>
    <w:rsid w:val="000D6B62"/>
    <w:rsid w:val="000D6CF3"/>
    <w:rsid w:val="000D70AA"/>
    <w:rsid w:val="000D75D1"/>
    <w:rsid w:val="000D76CF"/>
    <w:rsid w:val="000D776F"/>
    <w:rsid w:val="000D785C"/>
    <w:rsid w:val="000D7879"/>
    <w:rsid w:val="000D7D98"/>
    <w:rsid w:val="000D7DFC"/>
    <w:rsid w:val="000E0371"/>
    <w:rsid w:val="000E0A02"/>
    <w:rsid w:val="000E0A63"/>
    <w:rsid w:val="000E0B21"/>
    <w:rsid w:val="000E0C21"/>
    <w:rsid w:val="000E0D94"/>
    <w:rsid w:val="000E0E44"/>
    <w:rsid w:val="000E10BD"/>
    <w:rsid w:val="000E10DA"/>
    <w:rsid w:val="000E12B3"/>
    <w:rsid w:val="000E133A"/>
    <w:rsid w:val="000E13BA"/>
    <w:rsid w:val="000E14E0"/>
    <w:rsid w:val="000E1798"/>
    <w:rsid w:val="000E1A90"/>
    <w:rsid w:val="000E1DF7"/>
    <w:rsid w:val="000E1EDB"/>
    <w:rsid w:val="000E1FF2"/>
    <w:rsid w:val="000E2024"/>
    <w:rsid w:val="000E2158"/>
    <w:rsid w:val="000E21EF"/>
    <w:rsid w:val="000E2213"/>
    <w:rsid w:val="000E227A"/>
    <w:rsid w:val="000E23C3"/>
    <w:rsid w:val="000E2500"/>
    <w:rsid w:val="000E2752"/>
    <w:rsid w:val="000E2FC2"/>
    <w:rsid w:val="000E3020"/>
    <w:rsid w:val="000E339B"/>
    <w:rsid w:val="000E33E0"/>
    <w:rsid w:val="000E34FC"/>
    <w:rsid w:val="000E351D"/>
    <w:rsid w:val="000E3549"/>
    <w:rsid w:val="000E396F"/>
    <w:rsid w:val="000E3B26"/>
    <w:rsid w:val="000E3BC8"/>
    <w:rsid w:val="000E3D0B"/>
    <w:rsid w:val="000E3D61"/>
    <w:rsid w:val="000E4010"/>
    <w:rsid w:val="000E4076"/>
    <w:rsid w:val="000E415B"/>
    <w:rsid w:val="000E418D"/>
    <w:rsid w:val="000E4311"/>
    <w:rsid w:val="000E438F"/>
    <w:rsid w:val="000E44CE"/>
    <w:rsid w:val="000E4707"/>
    <w:rsid w:val="000E47A9"/>
    <w:rsid w:val="000E4924"/>
    <w:rsid w:val="000E4AEC"/>
    <w:rsid w:val="000E4B0F"/>
    <w:rsid w:val="000E4BBC"/>
    <w:rsid w:val="000E4C4C"/>
    <w:rsid w:val="000E4C63"/>
    <w:rsid w:val="000E4CA2"/>
    <w:rsid w:val="000E4CB0"/>
    <w:rsid w:val="000E4D8D"/>
    <w:rsid w:val="000E4E9A"/>
    <w:rsid w:val="000E5225"/>
    <w:rsid w:val="000E524A"/>
    <w:rsid w:val="000E52EE"/>
    <w:rsid w:val="000E5317"/>
    <w:rsid w:val="000E533E"/>
    <w:rsid w:val="000E5508"/>
    <w:rsid w:val="000E583B"/>
    <w:rsid w:val="000E586D"/>
    <w:rsid w:val="000E597A"/>
    <w:rsid w:val="000E5A57"/>
    <w:rsid w:val="000E616F"/>
    <w:rsid w:val="000E663A"/>
    <w:rsid w:val="000E66CA"/>
    <w:rsid w:val="000E67DB"/>
    <w:rsid w:val="000E6B6A"/>
    <w:rsid w:val="000E6B97"/>
    <w:rsid w:val="000E6DDB"/>
    <w:rsid w:val="000E6EB7"/>
    <w:rsid w:val="000E6F11"/>
    <w:rsid w:val="000E7042"/>
    <w:rsid w:val="000E71B0"/>
    <w:rsid w:val="000E71CA"/>
    <w:rsid w:val="000E7411"/>
    <w:rsid w:val="000E7781"/>
    <w:rsid w:val="000E7B1F"/>
    <w:rsid w:val="000E7C2E"/>
    <w:rsid w:val="000E7D86"/>
    <w:rsid w:val="000E7EFF"/>
    <w:rsid w:val="000E7F0D"/>
    <w:rsid w:val="000F01F1"/>
    <w:rsid w:val="000F01F4"/>
    <w:rsid w:val="000F060F"/>
    <w:rsid w:val="000F0873"/>
    <w:rsid w:val="000F0902"/>
    <w:rsid w:val="000F090A"/>
    <w:rsid w:val="000F0947"/>
    <w:rsid w:val="000F0A54"/>
    <w:rsid w:val="000F0A80"/>
    <w:rsid w:val="000F0D60"/>
    <w:rsid w:val="000F1092"/>
    <w:rsid w:val="000F10F3"/>
    <w:rsid w:val="000F1108"/>
    <w:rsid w:val="000F1214"/>
    <w:rsid w:val="000F12B6"/>
    <w:rsid w:val="000F1409"/>
    <w:rsid w:val="000F155A"/>
    <w:rsid w:val="000F174E"/>
    <w:rsid w:val="000F1833"/>
    <w:rsid w:val="000F1938"/>
    <w:rsid w:val="000F1E2C"/>
    <w:rsid w:val="000F1FAD"/>
    <w:rsid w:val="000F2000"/>
    <w:rsid w:val="000F2011"/>
    <w:rsid w:val="000F21DC"/>
    <w:rsid w:val="000F2217"/>
    <w:rsid w:val="000F241D"/>
    <w:rsid w:val="000F26C6"/>
    <w:rsid w:val="000F2705"/>
    <w:rsid w:val="000F274F"/>
    <w:rsid w:val="000F2814"/>
    <w:rsid w:val="000F293A"/>
    <w:rsid w:val="000F2D99"/>
    <w:rsid w:val="000F2DA9"/>
    <w:rsid w:val="000F2EC7"/>
    <w:rsid w:val="000F3345"/>
    <w:rsid w:val="000F35D2"/>
    <w:rsid w:val="000F3663"/>
    <w:rsid w:val="000F36E8"/>
    <w:rsid w:val="000F3A78"/>
    <w:rsid w:val="000F3A9E"/>
    <w:rsid w:val="000F3DDB"/>
    <w:rsid w:val="000F3DF7"/>
    <w:rsid w:val="000F3FB8"/>
    <w:rsid w:val="000F3FC9"/>
    <w:rsid w:val="000F455E"/>
    <w:rsid w:val="000F4622"/>
    <w:rsid w:val="000F4691"/>
    <w:rsid w:val="000F4692"/>
    <w:rsid w:val="000F46C1"/>
    <w:rsid w:val="000F47FA"/>
    <w:rsid w:val="000F492F"/>
    <w:rsid w:val="000F4BDE"/>
    <w:rsid w:val="000F4C03"/>
    <w:rsid w:val="000F4E4C"/>
    <w:rsid w:val="000F4F2A"/>
    <w:rsid w:val="000F531B"/>
    <w:rsid w:val="000F53A9"/>
    <w:rsid w:val="000F546B"/>
    <w:rsid w:val="000F54E7"/>
    <w:rsid w:val="000F556B"/>
    <w:rsid w:val="000F565E"/>
    <w:rsid w:val="000F5753"/>
    <w:rsid w:val="000F5809"/>
    <w:rsid w:val="000F5920"/>
    <w:rsid w:val="000F59FB"/>
    <w:rsid w:val="000F5DFB"/>
    <w:rsid w:val="000F5F9B"/>
    <w:rsid w:val="000F60CE"/>
    <w:rsid w:val="000F6409"/>
    <w:rsid w:val="000F66A7"/>
    <w:rsid w:val="000F675F"/>
    <w:rsid w:val="000F6800"/>
    <w:rsid w:val="000F6940"/>
    <w:rsid w:val="000F69A5"/>
    <w:rsid w:val="000F69AB"/>
    <w:rsid w:val="000F69BD"/>
    <w:rsid w:val="000F6D7F"/>
    <w:rsid w:val="000F70A2"/>
    <w:rsid w:val="000F7147"/>
    <w:rsid w:val="000F71A7"/>
    <w:rsid w:val="000F7718"/>
    <w:rsid w:val="000F77B5"/>
    <w:rsid w:val="000F7833"/>
    <w:rsid w:val="000F7D41"/>
    <w:rsid w:val="00100062"/>
    <w:rsid w:val="0010008B"/>
    <w:rsid w:val="00100110"/>
    <w:rsid w:val="0010015F"/>
    <w:rsid w:val="001001D1"/>
    <w:rsid w:val="0010026D"/>
    <w:rsid w:val="001004B9"/>
    <w:rsid w:val="0010059B"/>
    <w:rsid w:val="00100752"/>
    <w:rsid w:val="001009B7"/>
    <w:rsid w:val="00100E40"/>
    <w:rsid w:val="0010125D"/>
    <w:rsid w:val="00101271"/>
    <w:rsid w:val="00101480"/>
    <w:rsid w:val="001015EA"/>
    <w:rsid w:val="001019AC"/>
    <w:rsid w:val="00101A27"/>
    <w:rsid w:val="00101AE4"/>
    <w:rsid w:val="00101B46"/>
    <w:rsid w:val="00101DE9"/>
    <w:rsid w:val="001020A4"/>
    <w:rsid w:val="00102232"/>
    <w:rsid w:val="0010297F"/>
    <w:rsid w:val="00102A67"/>
    <w:rsid w:val="00102A8D"/>
    <w:rsid w:val="00102BE4"/>
    <w:rsid w:val="00102CCC"/>
    <w:rsid w:val="001031AF"/>
    <w:rsid w:val="00103581"/>
    <w:rsid w:val="00103672"/>
    <w:rsid w:val="001036DE"/>
    <w:rsid w:val="0010373A"/>
    <w:rsid w:val="001037DB"/>
    <w:rsid w:val="0010383A"/>
    <w:rsid w:val="00103894"/>
    <w:rsid w:val="00103BF1"/>
    <w:rsid w:val="00103C95"/>
    <w:rsid w:val="001041A9"/>
    <w:rsid w:val="0010463C"/>
    <w:rsid w:val="001049A0"/>
    <w:rsid w:val="00104B74"/>
    <w:rsid w:val="00104D8E"/>
    <w:rsid w:val="00104F49"/>
    <w:rsid w:val="0010505C"/>
    <w:rsid w:val="00105096"/>
    <w:rsid w:val="00105102"/>
    <w:rsid w:val="00105214"/>
    <w:rsid w:val="001053B8"/>
    <w:rsid w:val="001053BE"/>
    <w:rsid w:val="00105654"/>
    <w:rsid w:val="00105694"/>
    <w:rsid w:val="00105899"/>
    <w:rsid w:val="00105932"/>
    <w:rsid w:val="00105A2A"/>
    <w:rsid w:val="00105B5F"/>
    <w:rsid w:val="001061CE"/>
    <w:rsid w:val="001062C7"/>
    <w:rsid w:val="00106351"/>
    <w:rsid w:val="00106380"/>
    <w:rsid w:val="00106720"/>
    <w:rsid w:val="001067B5"/>
    <w:rsid w:val="00106C74"/>
    <w:rsid w:val="00106DCD"/>
    <w:rsid w:val="00106DF7"/>
    <w:rsid w:val="00106F1F"/>
    <w:rsid w:val="00106FC8"/>
    <w:rsid w:val="0010721A"/>
    <w:rsid w:val="00107265"/>
    <w:rsid w:val="0010726D"/>
    <w:rsid w:val="001073B3"/>
    <w:rsid w:val="001073E6"/>
    <w:rsid w:val="001073E8"/>
    <w:rsid w:val="001074FC"/>
    <w:rsid w:val="001075B3"/>
    <w:rsid w:val="001076D3"/>
    <w:rsid w:val="00107882"/>
    <w:rsid w:val="00107B68"/>
    <w:rsid w:val="00107BAE"/>
    <w:rsid w:val="00107C95"/>
    <w:rsid w:val="00107E7D"/>
    <w:rsid w:val="00107ED8"/>
    <w:rsid w:val="00110282"/>
    <w:rsid w:val="00110493"/>
    <w:rsid w:val="001105E7"/>
    <w:rsid w:val="001106CC"/>
    <w:rsid w:val="00110786"/>
    <w:rsid w:val="001107F2"/>
    <w:rsid w:val="00110A08"/>
    <w:rsid w:val="00110B74"/>
    <w:rsid w:val="00110BBC"/>
    <w:rsid w:val="00110F0E"/>
    <w:rsid w:val="001112A4"/>
    <w:rsid w:val="00111646"/>
    <w:rsid w:val="001117FC"/>
    <w:rsid w:val="00111C49"/>
    <w:rsid w:val="00111E89"/>
    <w:rsid w:val="00111EA3"/>
    <w:rsid w:val="00111F05"/>
    <w:rsid w:val="00111F27"/>
    <w:rsid w:val="00111FB3"/>
    <w:rsid w:val="00112172"/>
    <w:rsid w:val="001121A1"/>
    <w:rsid w:val="001121D2"/>
    <w:rsid w:val="001121EE"/>
    <w:rsid w:val="00112592"/>
    <w:rsid w:val="001126DF"/>
    <w:rsid w:val="0011275A"/>
    <w:rsid w:val="00112A90"/>
    <w:rsid w:val="00112AC0"/>
    <w:rsid w:val="00112CD8"/>
    <w:rsid w:val="00112E38"/>
    <w:rsid w:val="00112F64"/>
    <w:rsid w:val="0011331B"/>
    <w:rsid w:val="001133A8"/>
    <w:rsid w:val="00113758"/>
    <w:rsid w:val="00113A25"/>
    <w:rsid w:val="00113ADD"/>
    <w:rsid w:val="00113D7F"/>
    <w:rsid w:val="00113E05"/>
    <w:rsid w:val="00114028"/>
    <w:rsid w:val="0011406D"/>
    <w:rsid w:val="00114256"/>
    <w:rsid w:val="00114270"/>
    <w:rsid w:val="00114323"/>
    <w:rsid w:val="001143A6"/>
    <w:rsid w:val="001144A4"/>
    <w:rsid w:val="001144B9"/>
    <w:rsid w:val="00114687"/>
    <w:rsid w:val="00114727"/>
    <w:rsid w:val="00114839"/>
    <w:rsid w:val="0011489C"/>
    <w:rsid w:val="00114909"/>
    <w:rsid w:val="00114D13"/>
    <w:rsid w:val="001150B0"/>
    <w:rsid w:val="001151B6"/>
    <w:rsid w:val="0011529B"/>
    <w:rsid w:val="00115400"/>
    <w:rsid w:val="001154A1"/>
    <w:rsid w:val="001159B8"/>
    <w:rsid w:val="00115D0A"/>
    <w:rsid w:val="0011622A"/>
    <w:rsid w:val="0011626B"/>
    <w:rsid w:val="001168BD"/>
    <w:rsid w:val="001168DF"/>
    <w:rsid w:val="00116CC2"/>
    <w:rsid w:val="00116E1B"/>
    <w:rsid w:val="00116F64"/>
    <w:rsid w:val="00117007"/>
    <w:rsid w:val="00117566"/>
    <w:rsid w:val="001177EF"/>
    <w:rsid w:val="00117AF9"/>
    <w:rsid w:val="00117B15"/>
    <w:rsid w:val="00117BBF"/>
    <w:rsid w:val="00117CB0"/>
    <w:rsid w:val="00117E29"/>
    <w:rsid w:val="00117EC1"/>
    <w:rsid w:val="00117EF5"/>
    <w:rsid w:val="00120017"/>
    <w:rsid w:val="00120184"/>
    <w:rsid w:val="001201FD"/>
    <w:rsid w:val="0012066E"/>
    <w:rsid w:val="00120B04"/>
    <w:rsid w:val="00120B31"/>
    <w:rsid w:val="00121025"/>
    <w:rsid w:val="0012104D"/>
    <w:rsid w:val="00121071"/>
    <w:rsid w:val="0012110C"/>
    <w:rsid w:val="00121146"/>
    <w:rsid w:val="0012129C"/>
    <w:rsid w:val="001212B6"/>
    <w:rsid w:val="00121305"/>
    <w:rsid w:val="001213D3"/>
    <w:rsid w:val="00121584"/>
    <w:rsid w:val="00121656"/>
    <w:rsid w:val="00121764"/>
    <w:rsid w:val="00121AA2"/>
    <w:rsid w:val="00121B2B"/>
    <w:rsid w:val="00121B65"/>
    <w:rsid w:val="00121C58"/>
    <w:rsid w:val="00121E23"/>
    <w:rsid w:val="00121E2F"/>
    <w:rsid w:val="00121E78"/>
    <w:rsid w:val="001220A3"/>
    <w:rsid w:val="00122766"/>
    <w:rsid w:val="0012276D"/>
    <w:rsid w:val="001229DB"/>
    <w:rsid w:val="00122A2F"/>
    <w:rsid w:val="00122A5F"/>
    <w:rsid w:val="00122B1D"/>
    <w:rsid w:val="00122D1E"/>
    <w:rsid w:val="00122F99"/>
    <w:rsid w:val="001230DD"/>
    <w:rsid w:val="001231A7"/>
    <w:rsid w:val="0012361C"/>
    <w:rsid w:val="001236A6"/>
    <w:rsid w:val="001236B5"/>
    <w:rsid w:val="0012386C"/>
    <w:rsid w:val="0012394C"/>
    <w:rsid w:val="00123C6C"/>
    <w:rsid w:val="00123CF1"/>
    <w:rsid w:val="00123E6B"/>
    <w:rsid w:val="00123E99"/>
    <w:rsid w:val="00123F3B"/>
    <w:rsid w:val="00123F82"/>
    <w:rsid w:val="00123FBA"/>
    <w:rsid w:val="00123FC9"/>
    <w:rsid w:val="001240D7"/>
    <w:rsid w:val="001241DF"/>
    <w:rsid w:val="0012438D"/>
    <w:rsid w:val="001245E8"/>
    <w:rsid w:val="001246A4"/>
    <w:rsid w:val="00124774"/>
    <w:rsid w:val="001247BF"/>
    <w:rsid w:val="0012485E"/>
    <w:rsid w:val="00124A58"/>
    <w:rsid w:val="00124AD3"/>
    <w:rsid w:val="00124C50"/>
    <w:rsid w:val="00124E21"/>
    <w:rsid w:val="00124E93"/>
    <w:rsid w:val="00124EDD"/>
    <w:rsid w:val="00124F4F"/>
    <w:rsid w:val="0012509D"/>
    <w:rsid w:val="00125110"/>
    <w:rsid w:val="0012513B"/>
    <w:rsid w:val="00125225"/>
    <w:rsid w:val="00125352"/>
    <w:rsid w:val="00125366"/>
    <w:rsid w:val="0012537E"/>
    <w:rsid w:val="00125434"/>
    <w:rsid w:val="0012565A"/>
    <w:rsid w:val="001257C1"/>
    <w:rsid w:val="0012581B"/>
    <w:rsid w:val="00125B18"/>
    <w:rsid w:val="00125D53"/>
    <w:rsid w:val="00125D96"/>
    <w:rsid w:val="00125F64"/>
    <w:rsid w:val="00126246"/>
    <w:rsid w:val="00126482"/>
    <w:rsid w:val="001265C7"/>
    <w:rsid w:val="00126674"/>
    <w:rsid w:val="00126731"/>
    <w:rsid w:val="00126750"/>
    <w:rsid w:val="00126866"/>
    <w:rsid w:val="0012695F"/>
    <w:rsid w:val="00126A4E"/>
    <w:rsid w:val="00126A55"/>
    <w:rsid w:val="00126C32"/>
    <w:rsid w:val="00126C62"/>
    <w:rsid w:val="00127059"/>
    <w:rsid w:val="0012709D"/>
    <w:rsid w:val="00127296"/>
    <w:rsid w:val="001275AD"/>
    <w:rsid w:val="001275CF"/>
    <w:rsid w:val="0012764C"/>
    <w:rsid w:val="0012774B"/>
    <w:rsid w:val="00127A9A"/>
    <w:rsid w:val="00127B8C"/>
    <w:rsid w:val="00127E86"/>
    <w:rsid w:val="00127F4F"/>
    <w:rsid w:val="00127F88"/>
    <w:rsid w:val="001300B2"/>
    <w:rsid w:val="0013028B"/>
    <w:rsid w:val="0013029B"/>
    <w:rsid w:val="00130615"/>
    <w:rsid w:val="001306A6"/>
    <w:rsid w:val="001306D5"/>
    <w:rsid w:val="00130715"/>
    <w:rsid w:val="001307EE"/>
    <w:rsid w:val="00130985"/>
    <w:rsid w:val="00130AE0"/>
    <w:rsid w:val="00130BF3"/>
    <w:rsid w:val="0013107C"/>
    <w:rsid w:val="001315B0"/>
    <w:rsid w:val="00131667"/>
    <w:rsid w:val="001317F1"/>
    <w:rsid w:val="001318C2"/>
    <w:rsid w:val="00131BBA"/>
    <w:rsid w:val="00131D02"/>
    <w:rsid w:val="00132058"/>
    <w:rsid w:val="00132121"/>
    <w:rsid w:val="00132353"/>
    <w:rsid w:val="0013275E"/>
    <w:rsid w:val="001328E7"/>
    <w:rsid w:val="00132D30"/>
    <w:rsid w:val="00132FA8"/>
    <w:rsid w:val="00133093"/>
    <w:rsid w:val="001330B7"/>
    <w:rsid w:val="001331D4"/>
    <w:rsid w:val="0013334B"/>
    <w:rsid w:val="00133432"/>
    <w:rsid w:val="0013355A"/>
    <w:rsid w:val="0013361F"/>
    <w:rsid w:val="00133708"/>
    <w:rsid w:val="00133959"/>
    <w:rsid w:val="00133982"/>
    <w:rsid w:val="001339EF"/>
    <w:rsid w:val="00133D9D"/>
    <w:rsid w:val="00133EC5"/>
    <w:rsid w:val="00133FE6"/>
    <w:rsid w:val="001340FF"/>
    <w:rsid w:val="00134257"/>
    <w:rsid w:val="001343AA"/>
    <w:rsid w:val="00134453"/>
    <w:rsid w:val="00134621"/>
    <w:rsid w:val="00134690"/>
    <w:rsid w:val="001349BA"/>
    <w:rsid w:val="00134A7F"/>
    <w:rsid w:val="00134C19"/>
    <w:rsid w:val="00134C4A"/>
    <w:rsid w:val="00134FA6"/>
    <w:rsid w:val="00134FC6"/>
    <w:rsid w:val="001351DD"/>
    <w:rsid w:val="00135303"/>
    <w:rsid w:val="00135355"/>
    <w:rsid w:val="001355D5"/>
    <w:rsid w:val="00135692"/>
    <w:rsid w:val="0013573F"/>
    <w:rsid w:val="001357A7"/>
    <w:rsid w:val="001358E1"/>
    <w:rsid w:val="0013599D"/>
    <w:rsid w:val="001359BA"/>
    <w:rsid w:val="00135BCC"/>
    <w:rsid w:val="00135BF3"/>
    <w:rsid w:val="00135BFD"/>
    <w:rsid w:val="00135E66"/>
    <w:rsid w:val="00136476"/>
    <w:rsid w:val="001365B9"/>
    <w:rsid w:val="00136676"/>
    <w:rsid w:val="001366ED"/>
    <w:rsid w:val="00136722"/>
    <w:rsid w:val="0013679B"/>
    <w:rsid w:val="001367CA"/>
    <w:rsid w:val="001368F1"/>
    <w:rsid w:val="00136935"/>
    <w:rsid w:val="001369D0"/>
    <w:rsid w:val="00136A21"/>
    <w:rsid w:val="00136A35"/>
    <w:rsid w:val="00136AD6"/>
    <w:rsid w:val="00136B5C"/>
    <w:rsid w:val="00136CFF"/>
    <w:rsid w:val="00136DEF"/>
    <w:rsid w:val="00136E3E"/>
    <w:rsid w:val="00136E89"/>
    <w:rsid w:val="00136EA3"/>
    <w:rsid w:val="00136F17"/>
    <w:rsid w:val="001370FB"/>
    <w:rsid w:val="00137376"/>
    <w:rsid w:val="00137440"/>
    <w:rsid w:val="001376F9"/>
    <w:rsid w:val="0013772C"/>
    <w:rsid w:val="00137843"/>
    <w:rsid w:val="0013789C"/>
    <w:rsid w:val="00137AD6"/>
    <w:rsid w:val="00137FB5"/>
    <w:rsid w:val="00140012"/>
    <w:rsid w:val="00140144"/>
    <w:rsid w:val="00140279"/>
    <w:rsid w:val="00140327"/>
    <w:rsid w:val="00140379"/>
    <w:rsid w:val="001404B4"/>
    <w:rsid w:val="001405B4"/>
    <w:rsid w:val="00140680"/>
    <w:rsid w:val="001406A4"/>
    <w:rsid w:val="00140901"/>
    <w:rsid w:val="00140923"/>
    <w:rsid w:val="00140996"/>
    <w:rsid w:val="001409C0"/>
    <w:rsid w:val="00140D0A"/>
    <w:rsid w:val="00141117"/>
    <w:rsid w:val="001412DC"/>
    <w:rsid w:val="001413D6"/>
    <w:rsid w:val="001413DC"/>
    <w:rsid w:val="0014178D"/>
    <w:rsid w:val="00141A37"/>
    <w:rsid w:val="00141D5A"/>
    <w:rsid w:val="00141DAB"/>
    <w:rsid w:val="00141DCA"/>
    <w:rsid w:val="00141F34"/>
    <w:rsid w:val="00142250"/>
    <w:rsid w:val="00142254"/>
    <w:rsid w:val="00142269"/>
    <w:rsid w:val="0014232B"/>
    <w:rsid w:val="00142611"/>
    <w:rsid w:val="00142A44"/>
    <w:rsid w:val="00142B83"/>
    <w:rsid w:val="00142CB9"/>
    <w:rsid w:val="00142E11"/>
    <w:rsid w:val="00142ED0"/>
    <w:rsid w:val="00142F28"/>
    <w:rsid w:val="00143020"/>
    <w:rsid w:val="00143244"/>
    <w:rsid w:val="00143420"/>
    <w:rsid w:val="0014349C"/>
    <w:rsid w:val="001434AA"/>
    <w:rsid w:val="001434F4"/>
    <w:rsid w:val="00143572"/>
    <w:rsid w:val="00143587"/>
    <w:rsid w:val="00143668"/>
    <w:rsid w:val="001436D6"/>
    <w:rsid w:val="001439CF"/>
    <w:rsid w:val="00143A46"/>
    <w:rsid w:val="00143BE1"/>
    <w:rsid w:val="00143C69"/>
    <w:rsid w:val="00143EDD"/>
    <w:rsid w:val="00144195"/>
    <w:rsid w:val="0014439C"/>
    <w:rsid w:val="001443B9"/>
    <w:rsid w:val="001443CB"/>
    <w:rsid w:val="00144428"/>
    <w:rsid w:val="00144458"/>
    <w:rsid w:val="0014467E"/>
    <w:rsid w:val="001446FE"/>
    <w:rsid w:val="00144912"/>
    <w:rsid w:val="00144AE2"/>
    <w:rsid w:val="00144D34"/>
    <w:rsid w:val="00144EA3"/>
    <w:rsid w:val="00144EDC"/>
    <w:rsid w:val="00144F51"/>
    <w:rsid w:val="001455F1"/>
    <w:rsid w:val="00145770"/>
    <w:rsid w:val="00145881"/>
    <w:rsid w:val="00145D7C"/>
    <w:rsid w:val="00145EA1"/>
    <w:rsid w:val="00145FC7"/>
    <w:rsid w:val="00146096"/>
    <w:rsid w:val="00146160"/>
    <w:rsid w:val="00146336"/>
    <w:rsid w:val="00146337"/>
    <w:rsid w:val="00146366"/>
    <w:rsid w:val="00146469"/>
    <w:rsid w:val="0014668C"/>
    <w:rsid w:val="00146801"/>
    <w:rsid w:val="0014680C"/>
    <w:rsid w:val="00146BE2"/>
    <w:rsid w:val="00146E22"/>
    <w:rsid w:val="00146F16"/>
    <w:rsid w:val="00146F72"/>
    <w:rsid w:val="00147000"/>
    <w:rsid w:val="0014764D"/>
    <w:rsid w:val="00147702"/>
    <w:rsid w:val="00147803"/>
    <w:rsid w:val="001478AD"/>
    <w:rsid w:val="00147A54"/>
    <w:rsid w:val="00147C56"/>
    <w:rsid w:val="00147E22"/>
    <w:rsid w:val="00147FD4"/>
    <w:rsid w:val="001504F5"/>
    <w:rsid w:val="00150560"/>
    <w:rsid w:val="00150603"/>
    <w:rsid w:val="0015079F"/>
    <w:rsid w:val="00150803"/>
    <w:rsid w:val="001509E6"/>
    <w:rsid w:val="00150B5A"/>
    <w:rsid w:val="00150C2F"/>
    <w:rsid w:val="00150F14"/>
    <w:rsid w:val="00150FAB"/>
    <w:rsid w:val="001511C1"/>
    <w:rsid w:val="0015128F"/>
    <w:rsid w:val="00151377"/>
    <w:rsid w:val="001513C2"/>
    <w:rsid w:val="00151470"/>
    <w:rsid w:val="001514A5"/>
    <w:rsid w:val="00151B27"/>
    <w:rsid w:val="00151BD9"/>
    <w:rsid w:val="00151E1C"/>
    <w:rsid w:val="00151E93"/>
    <w:rsid w:val="00151EFC"/>
    <w:rsid w:val="0015215D"/>
    <w:rsid w:val="001521A1"/>
    <w:rsid w:val="00152258"/>
    <w:rsid w:val="001523C5"/>
    <w:rsid w:val="00152460"/>
    <w:rsid w:val="00152478"/>
    <w:rsid w:val="0015249A"/>
    <w:rsid w:val="001526EE"/>
    <w:rsid w:val="00152930"/>
    <w:rsid w:val="00152AA8"/>
    <w:rsid w:val="00152B89"/>
    <w:rsid w:val="0015305A"/>
    <w:rsid w:val="001530DA"/>
    <w:rsid w:val="001531AD"/>
    <w:rsid w:val="00153228"/>
    <w:rsid w:val="00153294"/>
    <w:rsid w:val="00153308"/>
    <w:rsid w:val="0015345F"/>
    <w:rsid w:val="001536CC"/>
    <w:rsid w:val="00153984"/>
    <w:rsid w:val="001539F4"/>
    <w:rsid w:val="00153BDA"/>
    <w:rsid w:val="00153DD8"/>
    <w:rsid w:val="00154045"/>
    <w:rsid w:val="00154154"/>
    <w:rsid w:val="00154163"/>
    <w:rsid w:val="001541E4"/>
    <w:rsid w:val="00154391"/>
    <w:rsid w:val="001543B7"/>
    <w:rsid w:val="001544B1"/>
    <w:rsid w:val="00154594"/>
    <w:rsid w:val="0015460C"/>
    <w:rsid w:val="00154715"/>
    <w:rsid w:val="001548B2"/>
    <w:rsid w:val="0015498B"/>
    <w:rsid w:val="00154A6F"/>
    <w:rsid w:val="00154C2C"/>
    <w:rsid w:val="00154CAF"/>
    <w:rsid w:val="00154D9F"/>
    <w:rsid w:val="00154EE6"/>
    <w:rsid w:val="00154F60"/>
    <w:rsid w:val="00155067"/>
    <w:rsid w:val="001552B7"/>
    <w:rsid w:val="00155343"/>
    <w:rsid w:val="001553F4"/>
    <w:rsid w:val="0015548B"/>
    <w:rsid w:val="001554B9"/>
    <w:rsid w:val="001557FD"/>
    <w:rsid w:val="001558A6"/>
    <w:rsid w:val="00155B62"/>
    <w:rsid w:val="00155CB9"/>
    <w:rsid w:val="00155D4B"/>
    <w:rsid w:val="00155F83"/>
    <w:rsid w:val="00155FC6"/>
    <w:rsid w:val="00156058"/>
    <w:rsid w:val="0015615A"/>
    <w:rsid w:val="001563EC"/>
    <w:rsid w:val="001564DE"/>
    <w:rsid w:val="001564EB"/>
    <w:rsid w:val="00156515"/>
    <w:rsid w:val="00156848"/>
    <w:rsid w:val="001569FE"/>
    <w:rsid w:val="00156E9B"/>
    <w:rsid w:val="0015723D"/>
    <w:rsid w:val="001572A7"/>
    <w:rsid w:val="001572DC"/>
    <w:rsid w:val="001572E9"/>
    <w:rsid w:val="001573FE"/>
    <w:rsid w:val="00157422"/>
    <w:rsid w:val="001578DD"/>
    <w:rsid w:val="00157928"/>
    <w:rsid w:val="001579EF"/>
    <w:rsid w:val="00157C2B"/>
    <w:rsid w:val="00160060"/>
    <w:rsid w:val="001600AD"/>
    <w:rsid w:val="00160123"/>
    <w:rsid w:val="0016016B"/>
    <w:rsid w:val="00160555"/>
    <w:rsid w:val="001605F4"/>
    <w:rsid w:val="00160839"/>
    <w:rsid w:val="00160C19"/>
    <w:rsid w:val="00160DB9"/>
    <w:rsid w:val="001611A9"/>
    <w:rsid w:val="0016121F"/>
    <w:rsid w:val="0016131F"/>
    <w:rsid w:val="0016139F"/>
    <w:rsid w:val="0016157F"/>
    <w:rsid w:val="0016167E"/>
    <w:rsid w:val="001617D2"/>
    <w:rsid w:val="0016186E"/>
    <w:rsid w:val="001619DF"/>
    <w:rsid w:val="00161C47"/>
    <w:rsid w:val="00161C89"/>
    <w:rsid w:val="00161EE8"/>
    <w:rsid w:val="00161FA2"/>
    <w:rsid w:val="001620D0"/>
    <w:rsid w:val="001622F8"/>
    <w:rsid w:val="00162666"/>
    <w:rsid w:val="00162871"/>
    <w:rsid w:val="00162B74"/>
    <w:rsid w:val="00162E81"/>
    <w:rsid w:val="0016303A"/>
    <w:rsid w:val="001631ED"/>
    <w:rsid w:val="0016321C"/>
    <w:rsid w:val="001632F8"/>
    <w:rsid w:val="00163754"/>
    <w:rsid w:val="001638F3"/>
    <w:rsid w:val="00163A71"/>
    <w:rsid w:val="00163EED"/>
    <w:rsid w:val="00163F60"/>
    <w:rsid w:val="0016413A"/>
    <w:rsid w:val="001641AB"/>
    <w:rsid w:val="001642A1"/>
    <w:rsid w:val="0016432D"/>
    <w:rsid w:val="001649C8"/>
    <w:rsid w:val="00164A94"/>
    <w:rsid w:val="00164F3C"/>
    <w:rsid w:val="00164F82"/>
    <w:rsid w:val="001654AD"/>
    <w:rsid w:val="001654B7"/>
    <w:rsid w:val="00165519"/>
    <w:rsid w:val="0016553A"/>
    <w:rsid w:val="0016577F"/>
    <w:rsid w:val="001658E1"/>
    <w:rsid w:val="00165A8D"/>
    <w:rsid w:val="00165AD1"/>
    <w:rsid w:val="00165F07"/>
    <w:rsid w:val="00165FC9"/>
    <w:rsid w:val="0016601E"/>
    <w:rsid w:val="0016623D"/>
    <w:rsid w:val="0016627B"/>
    <w:rsid w:val="00166324"/>
    <w:rsid w:val="0016639C"/>
    <w:rsid w:val="0016640B"/>
    <w:rsid w:val="001665D9"/>
    <w:rsid w:val="00166683"/>
    <w:rsid w:val="00166874"/>
    <w:rsid w:val="0016688D"/>
    <w:rsid w:val="00166A17"/>
    <w:rsid w:val="00166BA3"/>
    <w:rsid w:val="00166BEF"/>
    <w:rsid w:val="00167037"/>
    <w:rsid w:val="001674C2"/>
    <w:rsid w:val="00167539"/>
    <w:rsid w:val="001675AD"/>
    <w:rsid w:val="0016763D"/>
    <w:rsid w:val="001676E7"/>
    <w:rsid w:val="001676F9"/>
    <w:rsid w:val="00167DF9"/>
    <w:rsid w:val="00167DFE"/>
    <w:rsid w:val="0017000B"/>
    <w:rsid w:val="00170057"/>
    <w:rsid w:val="001700A5"/>
    <w:rsid w:val="00170145"/>
    <w:rsid w:val="00170208"/>
    <w:rsid w:val="0017040C"/>
    <w:rsid w:val="00170462"/>
    <w:rsid w:val="001705D6"/>
    <w:rsid w:val="00170911"/>
    <w:rsid w:val="00170BC5"/>
    <w:rsid w:val="00170C58"/>
    <w:rsid w:val="00170D83"/>
    <w:rsid w:val="0017110B"/>
    <w:rsid w:val="00171170"/>
    <w:rsid w:val="001711DF"/>
    <w:rsid w:val="00171A64"/>
    <w:rsid w:val="00171BAF"/>
    <w:rsid w:val="00171C00"/>
    <w:rsid w:val="00171D1F"/>
    <w:rsid w:val="00171EBC"/>
    <w:rsid w:val="00171F06"/>
    <w:rsid w:val="001722BB"/>
    <w:rsid w:val="00172406"/>
    <w:rsid w:val="001726CC"/>
    <w:rsid w:val="001726D4"/>
    <w:rsid w:val="001728CB"/>
    <w:rsid w:val="001728EB"/>
    <w:rsid w:val="00172BF3"/>
    <w:rsid w:val="00172C04"/>
    <w:rsid w:val="00172C08"/>
    <w:rsid w:val="00172C7E"/>
    <w:rsid w:val="00172FA9"/>
    <w:rsid w:val="0017306B"/>
    <w:rsid w:val="001730A2"/>
    <w:rsid w:val="001731C8"/>
    <w:rsid w:val="001732F3"/>
    <w:rsid w:val="0017340C"/>
    <w:rsid w:val="0017351C"/>
    <w:rsid w:val="0017392B"/>
    <w:rsid w:val="00173B0E"/>
    <w:rsid w:val="00173B6A"/>
    <w:rsid w:val="00173BCC"/>
    <w:rsid w:val="00173CAC"/>
    <w:rsid w:val="00173D32"/>
    <w:rsid w:val="00173D6C"/>
    <w:rsid w:val="00173D7F"/>
    <w:rsid w:val="00173E1E"/>
    <w:rsid w:val="00173E46"/>
    <w:rsid w:val="00173F05"/>
    <w:rsid w:val="001740AE"/>
    <w:rsid w:val="0017410D"/>
    <w:rsid w:val="00174175"/>
    <w:rsid w:val="00174367"/>
    <w:rsid w:val="001744B8"/>
    <w:rsid w:val="001745E4"/>
    <w:rsid w:val="001749C7"/>
    <w:rsid w:val="00174AB0"/>
    <w:rsid w:val="00174B87"/>
    <w:rsid w:val="00174B91"/>
    <w:rsid w:val="00174CC2"/>
    <w:rsid w:val="00174E4B"/>
    <w:rsid w:val="00175065"/>
    <w:rsid w:val="00175193"/>
    <w:rsid w:val="001752AC"/>
    <w:rsid w:val="00175337"/>
    <w:rsid w:val="001753B7"/>
    <w:rsid w:val="00175697"/>
    <w:rsid w:val="001756DD"/>
    <w:rsid w:val="0017583B"/>
    <w:rsid w:val="001759C4"/>
    <w:rsid w:val="001759E9"/>
    <w:rsid w:val="00175C38"/>
    <w:rsid w:val="00175CA9"/>
    <w:rsid w:val="00175CCB"/>
    <w:rsid w:val="00175CD4"/>
    <w:rsid w:val="00175FFB"/>
    <w:rsid w:val="001760B2"/>
    <w:rsid w:val="001765CE"/>
    <w:rsid w:val="00176655"/>
    <w:rsid w:val="0017672E"/>
    <w:rsid w:val="001768EB"/>
    <w:rsid w:val="00176957"/>
    <w:rsid w:val="00176972"/>
    <w:rsid w:val="00176B2A"/>
    <w:rsid w:val="00176B8B"/>
    <w:rsid w:val="00176B8E"/>
    <w:rsid w:val="00176E93"/>
    <w:rsid w:val="00177014"/>
    <w:rsid w:val="001772B4"/>
    <w:rsid w:val="0017736F"/>
    <w:rsid w:val="00177822"/>
    <w:rsid w:val="0017798C"/>
    <w:rsid w:val="00177A95"/>
    <w:rsid w:val="00177AA3"/>
    <w:rsid w:val="00177AFB"/>
    <w:rsid w:val="00177B0B"/>
    <w:rsid w:val="00177F85"/>
    <w:rsid w:val="00177FFE"/>
    <w:rsid w:val="0018011A"/>
    <w:rsid w:val="00180141"/>
    <w:rsid w:val="001801D3"/>
    <w:rsid w:val="001806DD"/>
    <w:rsid w:val="00180B27"/>
    <w:rsid w:val="00180B82"/>
    <w:rsid w:val="00180B96"/>
    <w:rsid w:val="00180D14"/>
    <w:rsid w:val="00180E9A"/>
    <w:rsid w:val="00181016"/>
    <w:rsid w:val="0018108B"/>
    <w:rsid w:val="001810E5"/>
    <w:rsid w:val="0018115D"/>
    <w:rsid w:val="00181314"/>
    <w:rsid w:val="00181448"/>
    <w:rsid w:val="001817FF"/>
    <w:rsid w:val="00181805"/>
    <w:rsid w:val="00181B26"/>
    <w:rsid w:val="00181B8E"/>
    <w:rsid w:val="00181E57"/>
    <w:rsid w:val="00181FB5"/>
    <w:rsid w:val="00182029"/>
    <w:rsid w:val="001821DB"/>
    <w:rsid w:val="00182486"/>
    <w:rsid w:val="00182812"/>
    <w:rsid w:val="0018283E"/>
    <w:rsid w:val="00182B1E"/>
    <w:rsid w:val="00182B8E"/>
    <w:rsid w:val="00182B8F"/>
    <w:rsid w:val="00182D44"/>
    <w:rsid w:val="00182E59"/>
    <w:rsid w:val="00182EAB"/>
    <w:rsid w:val="00182EB9"/>
    <w:rsid w:val="00182FF7"/>
    <w:rsid w:val="001831CA"/>
    <w:rsid w:val="00183271"/>
    <w:rsid w:val="001833C2"/>
    <w:rsid w:val="00183536"/>
    <w:rsid w:val="00183567"/>
    <w:rsid w:val="00183669"/>
    <w:rsid w:val="001836E8"/>
    <w:rsid w:val="0018386C"/>
    <w:rsid w:val="001839AA"/>
    <w:rsid w:val="00183B31"/>
    <w:rsid w:val="00183C17"/>
    <w:rsid w:val="00183C36"/>
    <w:rsid w:val="00183C4E"/>
    <w:rsid w:val="00183CB7"/>
    <w:rsid w:val="00183D78"/>
    <w:rsid w:val="00183EEA"/>
    <w:rsid w:val="00183F59"/>
    <w:rsid w:val="001843EE"/>
    <w:rsid w:val="001846E8"/>
    <w:rsid w:val="00184746"/>
    <w:rsid w:val="00184750"/>
    <w:rsid w:val="0018485E"/>
    <w:rsid w:val="001848ED"/>
    <w:rsid w:val="00184AD4"/>
    <w:rsid w:val="00184D9F"/>
    <w:rsid w:val="00184E50"/>
    <w:rsid w:val="00184F42"/>
    <w:rsid w:val="001850B1"/>
    <w:rsid w:val="00185116"/>
    <w:rsid w:val="001852E6"/>
    <w:rsid w:val="0018535B"/>
    <w:rsid w:val="001853F2"/>
    <w:rsid w:val="0018544E"/>
    <w:rsid w:val="0018558D"/>
    <w:rsid w:val="00185608"/>
    <w:rsid w:val="00185657"/>
    <w:rsid w:val="00185970"/>
    <w:rsid w:val="001859EB"/>
    <w:rsid w:val="00185A4C"/>
    <w:rsid w:val="00185A90"/>
    <w:rsid w:val="00185E01"/>
    <w:rsid w:val="00185E32"/>
    <w:rsid w:val="00185F02"/>
    <w:rsid w:val="001861E4"/>
    <w:rsid w:val="001861F9"/>
    <w:rsid w:val="00186585"/>
    <w:rsid w:val="001865B3"/>
    <w:rsid w:val="001867EF"/>
    <w:rsid w:val="00186A30"/>
    <w:rsid w:val="00186A3A"/>
    <w:rsid w:val="00186BC9"/>
    <w:rsid w:val="00186C40"/>
    <w:rsid w:val="00186C66"/>
    <w:rsid w:val="00186F1C"/>
    <w:rsid w:val="0018710B"/>
    <w:rsid w:val="00187134"/>
    <w:rsid w:val="001872BB"/>
    <w:rsid w:val="001872CD"/>
    <w:rsid w:val="001872FD"/>
    <w:rsid w:val="0018732D"/>
    <w:rsid w:val="00187465"/>
    <w:rsid w:val="0018747F"/>
    <w:rsid w:val="00187760"/>
    <w:rsid w:val="00187AC7"/>
    <w:rsid w:val="00187E62"/>
    <w:rsid w:val="001900C5"/>
    <w:rsid w:val="00190141"/>
    <w:rsid w:val="001904C7"/>
    <w:rsid w:val="00190537"/>
    <w:rsid w:val="001905A2"/>
    <w:rsid w:val="00190628"/>
    <w:rsid w:val="00190685"/>
    <w:rsid w:val="00190803"/>
    <w:rsid w:val="0019083D"/>
    <w:rsid w:val="00190C5D"/>
    <w:rsid w:val="00191081"/>
    <w:rsid w:val="00191085"/>
    <w:rsid w:val="0019108C"/>
    <w:rsid w:val="00191194"/>
    <w:rsid w:val="00191506"/>
    <w:rsid w:val="0019166F"/>
    <w:rsid w:val="00191773"/>
    <w:rsid w:val="001918E3"/>
    <w:rsid w:val="00191B04"/>
    <w:rsid w:val="00191B5A"/>
    <w:rsid w:val="00191D50"/>
    <w:rsid w:val="00191FCE"/>
    <w:rsid w:val="00191FD9"/>
    <w:rsid w:val="00192044"/>
    <w:rsid w:val="0019218A"/>
    <w:rsid w:val="00192279"/>
    <w:rsid w:val="0019249E"/>
    <w:rsid w:val="001925A1"/>
    <w:rsid w:val="001925C9"/>
    <w:rsid w:val="00192743"/>
    <w:rsid w:val="00192ADD"/>
    <w:rsid w:val="00192BDF"/>
    <w:rsid w:val="00192EA3"/>
    <w:rsid w:val="00192F0A"/>
    <w:rsid w:val="00193019"/>
    <w:rsid w:val="00193075"/>
    <w:rsid w:val="00193289"/>
    <w:rsid w:val="001932CD"/>
    <w:rsid w:val="00193322"/>
    <w:rsid w:val="00193335"/>
    <w:rsid w:val="00193A12"/>
    <w:rsid w:val="00193B92"/>
    <w:rsid w:val="00193E3A"/>
    <w:rsid w:val="00193FAB"/>
    <w:rsid w:val="00194040"/>
    <w:rsid w:val="0019408E"/>
    <w:rsid w:val="001941E7"/>
    <w:rsid w:val="0019451B"/>
    <w:rsid w:val="0019462D"/>
    <w:rsid w:val="0019470A"/>
    <w:rsid w:val="00194864"/>
    <w:rsid w:val="0019492B"/>
    <w:rsid w:val="00194C0E"/>
    <w:rsid w:val="00194CB3"/>
    <w:rsid w:val="00194DCC"/>
    <w:rsid w:val="00194ED3"/>
    <w:rsid w:val="00194F57"/>
    <w:rsid w:val="001951C1"/>
    <w:rsid w:val="00195258"/>
    <w:rsid w:val="00195593"/>
    <w:rsid w:val="0019573B"/>
    <w:rsid w:val="00195787"/>
    <w:rsid w:val="00195B5E"/>
    <w:rsid w:val="00195D35"/>
    <w:rsid w:val="00195D57"/>
    <w:rsid w:val="00195D6A"/>
    <w:rsid w:val="00195F63"/>
    <w:rsid w:val="00195FC8"/>
    <w:rsid w:val="001961FF"/>
    <w:rsid w:val="00196354"/>
    <w:rsid w:val="001963F5"/>
    <w:rsid w:val="00196A0A"/>
    <w:rsid w:val="00196B82"/>
    <w:rsid w:val="00196E9C"/>
    <w:rsid w:val="00196F45"/>
    <w:rsid w:val="00196F78"/>
    <w:rsid w:val="001970C7"/>
    <w:rsid w:val="0019734E"/>
    <w:rsid w:val="00197379"/>
    <w:rsid w:val="0019746C"/>
    <w:rsid w:val="001974CA"/>
    <w:rsid w:val="0019751D"/>
    <w:rsid w:val="0019770D"/>
    <w:rsid w:val="00197896"/>
    <w:rsid w:val="001979A9"/>
    <w:rsid w:val="001979AE"/>
    <w:rsid w:val="001979ED"/>
    <w:rsid w:val="00197D83"/>
    <w:rsid w:val="00197E05"/>
    <w:rsid w:val="00197E73"/>
    <w:rsid w:val="00197EEE"/>
    <w:rsid w:val="00197F7A"/>
    <w:rsid w:val="001A0038"/>
    <w:rsid w:val="001A00A2"/>
    <w:rsid w:val="001A01A0"/>
    <w:rsid w:val="001A0254"/>
    <w:rsid w:val="001A0428"/>
    <w:rsid w:val="001A04B2"/>
    <w:rsid w:val="001A06C4"/>
    <w:rsid w:val="001A08A8"/>
    <w:rsid w:val="001A09CD"/>
    <w:rsid w:val="001A0B0A"/>
    <w:rsid w:val="001A0C91"/>
    <w:rsid w:val="001A13C5"/>
    <w:rsid w:val="001A13D9"/>
    <w:rsid w:val="001A1624"/>
    <w:rsid w:val="001A17E2"/>
    <w:rsid w:val="001A1886"/>
    <w:rsid w:val="001A19DF"/>
    <w:rsid w:val="001A19F5"/>
    <w:rsid w:val="001A1A3F"/>
    <w:rsid w:val="001A1AD6"/>
    <w:rsid w:val="001A1D0C"/>
    <w:rsid w:val="001A1EDB"/>
    <w:rsid w:val="001A1F16"/>
    <w:rsid w:val="001A2092"/>
    <w:rsid w:val="001A20C6"/>
    <w:rsid w:val="001A21FD"/>
    <w:rsid w:val="001A2287"/>
    <w:rsid w:val="001A23C2"/>
    <w:rsid w:val="001A23D4"/>
    <w:rsid w:val="001A2560"/>
    <w:rsid w:val="001A2901"/>
    <w:rsid w:val="001A2A3F"/>
    <w:rsid w:val="001A2EB1"/>
    <w:rsid w:val="001A2FA0"/>
    <w:rsid w:val="001A311F"/>
    <w:rsid w:val="001A32AD"/>
    <w:rsid w:val="001A33BF"/>
    <w:rsid w:val="001A35DC"/>
    <w:rsid w:val="001A37E1"/>
    <w:rsid w:val="001A381E"/>
    <w:rsid w:val="001A3DD8"/>
    <w:rsid w:val="001A4436"/>
    <w:rsid w:val="001A4535"/>
    <w:rsid w:val="001A458E"/>
    <w:rsid w:val="001A46E6"/>
    <w:rsid w:val="001A4710"/>
    <w:rsid w:val="001A49C0"/>
    <w:rsid w:val="001A49E0"/>
    <w:rsid w:val="001A4B6C"/>
    <w:rsid w:val="001A4CEC"/>
    <w:rsid w:val="001A4EE8"/>
    <w:rsid w:val="001A4F5B"/>
    <w:rsid w:val="001A4F82"/>
    <w:rsid w:val="001A51FC"/>
    <w:rsid w:val="001A547A"/>
    <w:rsid w:val="001A549C"/>
    <w:rsid w:val="001A5602"/>
    <w:rsid w:val="001A5940"/>
    <w:rsid w:val="001A5952"/>
    <w:rsid w:val="001A5A35"/>
    <w:rsid w:val="001A5A77"/>
    <w:rsid w:val="001A5BDC"/>
    <w:rsid w:val="001A5D22"/>
    <w:rsid w:val="001A5EFC"/>
    <w:rsid w:val="001A5FC8"/>
    <w:rsid w:val="001A6100"/>
    <w:rsid w:val="001A610F"/>
    <w:rsid w:val="001A61D1"/>
    <w:rsid w:val="001A632B"/>
    <w:rsid w:val="001A6332"/>
    <w:rsid w:val="001A64F2"/>
    <w:rsid w:val="001A6533"/>
    <w:rsid w:val="001A67ED"/>
    <w:rsid w:val="001A6905"/>
    <w:rsid w:val="001A6A9C"/>
    <w:rsid w:val="001A6AE7"/>
    <w:rsid w:val="001A6CAA"/>
    <w:rsid w:val="001A6F75"/>
    <w:rsid w:val="001A7086"/>
    <w:rsid w:val="001A718C"/>
    <w:rsid w:val="001A7250"/>
    <w:rsid w:val="001A7310"/>
    <w:rsid w:val="001A762D"/>
    <w:rsid w:val="001A7950"/>
    <w:rsid w:val="001A7A74"/>
    <w:rsid w:val="001A7B95"/>
    <w:rsid w:val="001A7C71"/>
    <w:rsid w:val="001A7CD7"/>
    <w:rsid w:val="001A7D10"/>
    <w:rsid w:val="001A7F30"/>
    <w:rsid w:val="001B0091"/>
    <w:rsid w:val="001B02B6"/>
    <w:rsid w:val="001B0346"/>
    <w:rsid w:val="001B0589"/>
    <w:rsid w:val="001B092E"/>
    <w:rsid w:val="001B09DE"/>
    <w:rsid w:val="001B0FBE"/>
    <w:rsid w:val="001B0FC9"/>
    <w:rsid w:val="001B0FCF"/>
    <w:rsid w:val="001B0FF1"/>
    <w:rsid w:val="001B1231"/>
    <w:rsid w:val="001B12BE"/>
    <w:rsid w:val="001B12D5"/>
    <w:rsid w:val="001B13D9"/>
    <w:rsid w:val="001B17F4"/>
    <w:rsid w:val="001B1850"/>
    <w:rsid w:val="001B1AA2"/>
    <w:rsid w:val="001B1BA5"/>
    <w:rsid w:val="001B1C3B"/>
    <w:rsid w:val="001B1C46"/>
    <w:rsid w:val="001B1C98"/>
    <w:rsid w:val="001B1D74"/>
    <w:rsid w:val="001B1DC3"/>
    <w:rsid w:val="001B1EF7"/>
    <w:rsid w:val="001B1F68"/>
    <w:rsid w:val="001B1F84"/>
    <w:rsid w:val="001B2035"/>
    <w:rsid w:val="001B2066"/>
    <w:rsid w:val="001B2071"/>
    <w:rsid w:val="001B20BA"/>
    <w:rsid w:val="001B2152"/>
    <w:rsid w:val="001B2561"/>
    <w:rsid w:val="001B25D5"/>
    <w:rsid w:val="001B260E"/>
    <w:rsid w:val="001B273A"/>
    <w:rsid w:val="001B2826"/>
    <w:rsid w:val="001B28E1"/>
    <w:rsid w:val="001B29E0"/>
    <w:rsid w:val="001B2D50"/>
    <w:rsid w:val="001B2DF6"/>
    <w:rsid w:val="001B2F5A"/>
    <w:rsid w:val="001B3130"/>
    <w:rsid w:val="001B328E"/>
    <w:rsid w:val="001B3406"/>
    <w:rsid w:val="001B34CD"/>
    <w:rsid w:val="001B35B1"/>
    <w:rsid w:val="001B3610"/>
    <w:rsid w:val="001B3832"/>
    <w:rsid w:val="001B383F"/>
    <w:rsid w:val="001B3B7A"/>
    <w:rsid w:val="001B3D6C"/>
    <w:rsid w:val="001B3E3A"/>
    <w:rsid w:val="001B4054"/>
    <w:rsid w:val="001B424D"/>
    <w:rsid w:val="001B43A6"/>
    <w:rsid w:val="001B44A0"/>
    <w:rsid w:val="001B45C8"/>
    <w:rsid w:val="001B4614"/>
    <w:rsid w:val="001B469A"/>
    <w:rsid w:val="001B4775"/>
    <w:rsid w:val="001B4932"/>
    <w:rsid w:val="001B4CB4"/>
    <w:rsid w:val="001B4D02"/>
    <w:rsid w:val="001B4DFD"/>
    <w:rsid w:val="001B505D"/>
    <w:rsid w:val="001B507C"/>
    <w:rsid w:val="001B51EF"/>
    <w:rsid w:val="001B53FC"/>
    <w:rsid w:val="001B54FD"/>
    <w:rsid w:val="001B5851"/>
    <w:rsid w:val="001B5BC1"/>
    <w:rsid w:val="001B5C44"/>
    <w:rsid w:val="001B61C5"/>
    <w:rsid w:val="001B61CD"/>
    <w:rsid w:val="001B63CA"/>
    <w:rsid w:val="001B63EA"/>
    <w:rsid w:val="001B64A3"/>
    <w:rsid w:val="001B64B7"/>
    <w:rsid w:val="001B66A6"/>
    <w:rsid w:val="001B675F"/>
    <w:rsid w:val="001B681D"/>
    <w:rsid w:val="001B690D"/>
    <w:rsid w:val="001B6926"/>
    <w:rsid w:val="001B6970"/>
    <w:rsid w:val="001B6A48"/>
    <w:rsid w:val="001B6A87"/>
    <w:rsid w:val="001B6C8A"/>
    <w:rsid w:val="001B6D73"/>
    <w:rsid w:val="001B6E53"/>
    <w:rsid w:val="001B6EC1"/>
    <w:rsid w:val="001B6F43"/>
    <w:rsid w:val="001B71DE"/>
    <w:rsid w:val="001B71DF"/>
    <w:rsid w:val="001B7235"/>
    <w:rsid w:val="001B7294"/>
    <w:rsid w:val="001B72EA"/>
    <w:rsid w:val="001B7301"/>
    <w:rsid w:val="001B73A0"/>
    <w:rsid w:val="001B7767"/>
    <w:rsid w:val="001B7AEF"/>
    <w:rsid w:val="001B7B5D"/>
    <w:rsid w:val="001B7C2B"/>
    <w:rsid w:val="001B7CD4"/>
    <w:rsid w:val="001B7D32"/>
    <w:rsid w:val="001B7D6C"/>
    <w:rsid w:val="001B7D71"/>
    <w:rsid w:val="001C0162"/>
    <w:rsid w:val="001C0222"/>
    <w:rsid w:val="001C0557"/>
    <w:rsid w:val="001C072D"/>
    <w:rsid w:val="001C07AC"/>
    <w:rsid w:val="001C0846"/>
    <w:rsid w:val="001C08D7"/>
    <w:rsid w:val="001C0D69"/>
    <w:rsid w:val="001C0F48"/>
    <w:rsid w:val="001C11BF"/>
    <w:rsid w:val="001C1215"/>
    <w:rsid w:val="001C138E"/>
    <w:rsid w:val="001C1492"/>
    <w:rsid w:val="001C14F2"/>
    <w:rsid w:val="001C1631"/>
    <w:rsid w:val="001C1652"/>
    <w:rsid w:val="001C1E94"/>
    <w:rsid w:val="001C2249"/>
    <w:rsid w:val="001C224E"/>
    <w:rsid w:val="001C22C4"/>
    <w:rsid w:val="001C230E"/>
    <w:rsid w:val="001C2522"/>
    <w:rsid w:val="001C263D"/>
    <w:rsid w:val="001C28E8"/>
    <w:rsid w:val="001C2B1E"/>
    <w:rsid w:val="001C2D10"/>
    <w:rsid w:val="001C2D82"/>
    <w:rsid w:val="001C2FBA"/>
    <w:rsid w:val="001C303B"/>
    <w:rsid w:val="001C31F1"/>
    <w:rsid w:val="001C3233"/>
    <w:rsid w:val="001C339C"/>
    <w:rsid w:val="001C3449"/>
    <w:rsid w:val="001C3831"/>
    <w:rsid w:val="001C3959"/>
    <w:rsid w:val="001C39BE"/>
    <w:rsid w:val="001C3A0D"/>
    <w:rsid w:val="001C3B01"/>
    <w:rsid w:val="001C3ECD"/>
    <w:rsid w:val="001C4042"/>
    <w:rsid w:val="001C40C6"/>
    <w:rsid w:val="001C40D9"/>
    <w:rsid w:val="001C4201"/>
    <w:rsid w:val="001C4292"/>
    <w:rsid w:val="001C4591"/>
    <w:rsid w:val="001C478E"/>
    <w:rsid w:val="001C48F1"/>
    <w:rsid w:val="001C49DD"/>
    <w:rsid w:val="001C4A19"/>
    <w:rsid w:val="001C4BA5"/>
    <w:rsid w:val="001C4D95"/>
    <w:rsid w:val="001C4E37"/>
    <w:rsid w:val="001C5013"/>
    <w:rsid w:val="001C50B3"/>
    <w:rsid w:val="001C5158"/>
    <w:rsid w:val="001C517E"/>
    <w:rsid w:val="001C5890"/>
    <w:rsid w:val="001C5D95"/>
    <w:rsid w:val="001C5E1D"/>
    <w:rsid w:val="001C5FD8"/>
    <w:rsid w:val="001C6202"/>
    <w:rsid w:val="001C62AC"/>
    <w:rsid w:val="001C670E"/>
    <w:rsid w:val="001C6DCF"/>
    <w:rsid w:val="001C6E2B"/>
    <w:rsid w:val="001C6FAA"/>
    <w:rsid w:val="001C7029"/>
    <w:rsid w:val="001C7191"/>
    <w:rsid w:val="001C726E"/>
    <w:rsid w:val="001C738C"/>
    <w:rsid w:val="001C7448"/>
    <w:rsid w:val="001C756D"/>
    <w:rsid w:val="001C762B"/>
    <w:rsid w:val="001C766F"/>
    <w:rsid w:val="001C76A3"/>
    <w:rsid w:val="001C76DF"/>
    <w:rsid w:val="001C7998"/>
    <w:rsid w:val="001C7A31"/>
    <w:rsid w:val="001C7CF1"/>
    <w:rsid w:val="001C7D2C"/>
    <w:rsid w:val="001C7F1E"/>
    <w:rsid w:val="001D0308"/>
    <w:rsid w:val="001D036E"/>
    <w:rsid w:val="001D059C"/>
    <w:rsid w:val="001D0610"/>
    <w:rsid w:val="001D085A"/>
    <w:rsid w:val="001D0B31"/>
    <w:rsid w:val="001D0C55"/>
    <w:rsid w:val="001D0E28"/>
    <w:rsid w:val="001D0EB3"/>
    <w:rsid w:val="001D1070"/>
    <w:rsid w:val="001D114C"/>
    <w:rsid w:val="001D118D"/>
    <w:rsid w:val="001D132A"/>
    <w:rsid w:val="001D14E4"/>
    <w:rsid w:val="001D15CF"/>
    <w:rsid w:val="001D1774"/>
    <w:rsid w:val="001D1910"/>
    <w:rsid w:val="001D198C"/>
    <w:rsid w:val="001D1A69"/>
    <w:rsid w:val="001D1C53"/>
    <w:rsid w:val="001D1F19"/>
    <w:rsid w:val="001D1F9E"/>
    <w:rsid w:val="001D1FF6"/>
    <w:rsid w:val="001D1FFE"/>
    <w:rsid w:val="001D202E"/>
    <w:rsid w:val="001D213A"/>
    <w:rsid w:val="001D216D"/>
    <w:rsid w:val="001D237E"/>
    <w:rsid w:val="001D257F"/>
    <w:rsid w:val="001D2675"/>
    <w:rsid w:val="001D27B8"/>
    <w:rsid w:val="001D286B"/>
    <w:rsid w:val="001D2A7A"/>
    <w:rsid w:val="001D2D5E"/>
    <w:rsid w:val="001D3088"/>
    <w:rsid w:val="001D31B8"/>
    <w:rsid w:val="001D3454"/>
    <w:rsid w:val="001D34A0"/>
    <w:rsid w:val="001D3AE8"/>
    <w:rsid w:val="001D3AF8"/>
    <w:rsid w:val="001D3BD7"/>
    <w:rsid w:val="001D3C93"/>
    <w:rsid w:val="001D3CE9"/>
    <w:rsid w:val="001D3CF5"/>
    <w:rsid w:val="001D3ED0"/>
    <w:rsid w:val="001D3EFC"/>
    <w:rsid w:val="001D3F52"/>
    <w:rsid w:val="001D417E"/>
    <w:rsid w:val="001D41DC"/>
    <w:rsid w:val="001D42A0"/>
    <w:rsid w:val="001D42FE"/>
    <w:rsid w:val="001D4335"/>
    <w:rsid w:val="001D4470"/>
    <w:rsid w:val="001D4579"/>
    <w:rsid w:val="001D476A"/>
    <w:rsid w:val="001D4829"/>
    <w:rsid w:val="001D4983"/>
    <w:rsid w:val="001D4B01"/>
    <w:rsid w:val="001D4B15"/>
    <w:rsid w:val="001D4BAD"/>
    <w:rsid w:val="001D4C58"/>
    <w:rsid w:val="001D50C9"/>
    <w:rsid w:val="001D51D4"/>
    <w:rsid w:val="001D532E"/>
    <w:rsid w:val="001D5342"/>
    <w:rsid w:val="001D54AB"/>
    <w:rsid w:val="001D55EA"/>
    <w:rsid w:val="001D5838"/>
    <w:rsid w:val="001D58F7"/>
    <w:rsid w:val="001D5CB6"/>
    <w:rsid w:val="001D6057"/>
    <w:rsid w:val="001D62BE"/>
    <w:rsid w:val="001D6429"/>
    <w:rsid w:val="001D6439"/>
    <w:rsid w:val="001D66A4"/>
    <w:rsid w:val="001D66CB"/>
    <w:rsid w:val="001D67BD"/>
    <w:rsid w:val="001D681E"/>
    <w:rsid w:val="001D68BB"/>
    <w:rsid w:val="001D68D9"/>
    <w:rsid w:val="001D69CD"/>
    <w:rsid w:val="001D6AA2"/>
    <w:rsid w:val="001D6AB8"/>
    <w:rsid w:val="001D6B36"/>
    <w:rsid w:val="001D6B92"/>
    <w:rsid w:val="001D6BEA"/>
    <w:rsid w:val="001D6D2B"/>
    <w:rsid w:val="001D6D9E"/>
    <w:rsid w:val="001D6EB2"/>
    <w:rsid w:val="001D6FAD"/>
    <w:rsid w:val="001D70F6"/>
    <w:rsid w:val="001D71E8"/>
    <w:rsid w:val="001D72E5"/>
    <w:rsid w:val="001D74EE"/>
    <w:rsid w:val="001D771E"/>
    <w:rsid w:val="001D7831"/>
    <w:rsid w:val="001D7837"/>
    <w:rsid w:val="001D7A86"/>
    <w:rsid w:val="001D7D7B"/>
    <w:rsid w:val="001D7F52"/>
    <w:rsid w:val="001E0039"/>
    <w:rsid w:val="001E01F8"/>
    <w:rsid w:val="001E022C"/>
    <w:rsid w:val="001E025B"/>
    <w:rsid w:val="001E0479"/>
    <w:rsid w:val="001E050C"/>
    <w:rsid w:val="001E0514"/>
    <w:rsid w:val="001E08F0"/>
    <w:rsid w:val="001E0A2A"/>
    <w:rsid w:val="001E0AD0"/>
    <w:rsid w:val="001E0BF9"/>
    <w:rsid w:val="001E0D6E"/>
    <w:rsid w:val="001E0D9B"/>
    <w:rsid w:val="001E0F29"/>
    <w:rsid w:val="001E0FD6"/>
    <w:rsid w:val="001E13FD"/>
    <w:rsid w:val="001E1479"/>
    <w:rsid w:val="001E1510"/>
    <w:rsid w:val="001E178A"/>
    <w:rsid w:val="001E19FA"/>
    <w:rsid w:val="001E1ADC"/>
    <w:rsid w:val="001E1C2F"/>
    <w:rsid w:val="001E1C58"/>
    <w:rsid w:val="001E1CCA"/>
    <w:rsid w:val="001E1CEC"/>
    <w:rsid w:val="001E1D38"/>
    <w:rsid w:val="001E1D57"/>
    <w:rsid w:val="001E2204"/>
    <w:rsid w:val="001E25EF"/>
    <w:rsid w:val="001E277E"/>
    <w:rsid w:val="001E27F4"/>
    <w:rsid w:val="001E28FE"/>
    <w:rsid w:val="001E2A5A"/>
    <w:rsid w:val="001E2C19"/>
    <w:rsid w:val="001E2D27"/>
    <w:rsid w:val="001E2E6F"/>
    <w:rsid w:val="001E30E6"/>
    <w:rsid w:val="001E31EA"/>
    <w:rsid w:val="001E3249"/>
    <w:rsid w:val="001E337F"/>
    <w:rsid w:val="001E35C4"/>
    <w:rsid w:val="001E36BB"/>
    <w:rsid w:val="001E3880"/>
    <w:rsid w:val="001E3D27"/>
    <w:rsid w:val="001E3E01"/>
    <w:rsid w:val="001E3F42"/>
    <w:rsid w:val="001E402E"/>
    <w:rsid w:val="001E414A"/>
    <w:rsid w:val="001E4475"/>
    <w:rsid w:val="001E4660"/>
    <w:rsid w:val="001E46F5"/>
    <w:rsid w:val="001E47E9"/>
    <w:rsid w:val="001E4E6A"/>
    <w:rsid w:val="001E508E"/>
    <w:rsid w:val="001E5225"/>
    <w:rsid w:val="001E5264"/>
    <w:rsid w:val="001E5276"/>
    <w:rsid w:val="001E54A8"/>
    <w:rsid w:val="001E54AF"/>
    <w:rsid w:val="001E560E"/>
    <w:rsid w:val="001E56D9"/>
    <w:rsid w:val="001E5714"/>
    <w:rsid w:val="001E584A"/>
    <w:rsid w:val="001E584B"/>
    <w:rsid w:val="001E598E"/>
    <w:rsid w:val="001E5C01"/>
    <w:rsid w:val="001E5C8F"/>
    <w:rsid w:val="001E5D25"/>
    <w:rsid w:val="001E6444"/>
    <w:rsid w:val="001E65E3"/>
    <w:rsid w:val="001E66B3"/>
    <w:rsid w:val="001E6741"/>
    <w:rsid w:val="001E691E"/>
    <w:rsid w:val="001E6C34"/>
    <w:rsid w:val="001E6E28"/>
    <w:rsid w:val="001E6EEB"/>
    <w:rsid w:val="001E6FAF"/>
    <w:rsid w:val="001E719E"/>
    <w:rsid w:val="001E73BA"/>
    <w:rsid w:val="001E73FD"/>
    <w:rsid w:val="001E747C"/>
    <w:rsid w:val="001E74B0"/>
    <w:rsid w:val="001E75CE"/>
    <w:rsid w:val="001E7821"/>
    <w:rsid w:val="001E79CC"/>
    <w:rsid w:val="001E7C92"/>
    <w:rsid w:val="001E7CC0"/>
    <w:rsid w:val="001F00DD"/>
    <w:rsid w:val="001F0161"/>
    <w:rsid w:val="001F02A4"/>
    <w:rsid w:val="001F05A1"/>
    <w:rsid w:val="001F08C0"/>
    <w:rsid w:val="001F0A34"/>
    <w:rsid w:val="001F0A3B"/>
    <w:rsid w:val="001F0ABE"/>
    <w:rsid w:val="001F0C42"/>
    <w:rsid w:val="001F0DCF"/>
    <w:rsid w:val="001F0F0A"/>
    <w:rsid w:val="001F0F4B"/>
    <w:rsid w:val="001F11A6"/>
    <w:rsid w:val="001F11EA"/>
    <w:rsid w:val="001F1363"/>
    <w:rsid w:val="001F1590"/>
    <w:rsid w:val="001F18FD"/>
    <w:rsid w:val="001F1971"/>
    <w:rsid w:val="001F23D1"/>
    <w:rsid w:val="001F23EF"/>
    <w:rsid w:val="001F245E"/>
    <w:rsid w:val="001F250D"/>
    <w:rsid w:val="001F25C8"/>
    <w:rsid w:val="001F2BFE"/>
    <w:rsid w:val="001F2C13"/>
    <w:rsid w:val="001F320A"/>
    <w:rsid w:val="001F3338"/>
    <w:rsid w:val="001F33F0"/>
    <w:rsid w:val="001F3625"/>
    <w:rsid w:val="001F3673"/>
    <w:rsid w:val="001F378A"/>
    <w:rsid w:val="001F378F"/>
    <w:rsid w:val="001F3A19"/>
    <w:rsid w:val="001F3C33"/>
    <w:rsid w:val="001F3CC2"/>
    <w:rsid w:val="001F3E29"/>
    <w:rsid w:val="001F3E56"/>
    <w:rsid w:val="001F3F2D"/>
    <w:rsid w:val="001F3F88"/>
    <w:rsid w:val="001F4014"/>
    <w:rsid w:val="001F40A0"/>
    <w:rsid w:val="001F4127"/>
    <w:rsid w:val="001F4420"/>
    <w:rsid w:val="001F466C"/>
    <w:rsid w:val="001F47A5"/>
    <w:rsid w:val="001F47FF"/>
    <w:rsid w:val="001F4893"/>
    <w:rsid w:val="001F4908"/>
    <w:rsid w:val="001F4938"/>
    <w:rsid w:val="001F4959"/>
    <w:rsid w:val="001F49D5"/>
    <w:rsid w:val="001F4AFC"/>
    <w:rsid w:val="001F4E5A"/>
    <w:rsid w:val="001F5021"/>
    <w:rsid w:val="001F51B1"/>
    <w:rsid w:val="001F5845"/>
    <w:rsid w:val="001F58AE"/>
    <w:rsid w:val="001F5DC2"/>
    <w:rsid w:val="001F5E1E"/>
    <w:rsid w:val="001F63A3"/>
    <w:rsid w:val="001F63D0"/>
    <w:rsid w:val="001F6486"/>
    <w:rsid w:val="001F6817"/>
    <w:rsid w:val="001F6853"/>
    <w:rsid w:val="001F6E45"/>
    <w:rsid w:val="001F7060"/>
    <w:rsid w:val="001F7123"/>
    <w:rsid w:val="001F74F3"/>
    <w:rsid w:val="001F74F6"/>
    <w:rsid w:val="001F76F6"/>
    <w:rsid w:val="001F788D"/>
    <w:rsid w:val="001F7899"/>
    <w:rsid w:val="001F7A31"/>
    <w:rsid w:val="001F7A59"/>
    <w:rsid w:val="001F7CF4"/>
    <w:rsid w:val="001F7E63"/>
    <w:rsid w:val="001F7F1D"/>
    <w:rsid w:val="0020000F"/>
    <w:rsid w:val="002000E1"/>
    <w:rsid w:val="0020010E"/>
    <w:rsid w:val="00200161"/>
    <w:rsid w:val="002006CE"/>
    <w:rsid w:val="0020085D"/>
    <w:rsid w:val="002008A3"/>
    <w:rsid w:val="002008F1"/>
    <w:rsid w:val="002008F5"/>
    <w:rsid w:val="0020095B"/>
    <w:rsid w:val="00200A71"/>
    <w:rsid w:val="00200BB6"/>
    <w:rsid w:val="00200C25"/>
    <w:rsid w:val="00200CDC"/>
    <w:rsid w:val="00200D9E"/>
    <w:rsid w:val="00200E24"/>
    <w:rsid w:val="00200ECF"/>
    <w:rsid w:val="00201262"/>
    <w:rsid w:val="0020137B"/>
    <w:rsid w:val="002017D8"/>
    <w:rsid w:val="0020180D"/>
    <w:rsid w:val="0020184C"/>
    <w:rsid w:val="002018FC"/>
    <w:rsid w:val="002019C0"/>
    <w:rsid w:val="00201ACC"/>
    <w:rsid w:val="00201B68"/>
    <w:rsid w:val="00201C91"/>
    <w:rsid w:val="00201DC5"/>
    <w:rsid w:val="00201EF2"/>
    <w:rsid w:val="0020203B"/>
    <w:rsid w:val="002023C1"/>
    <w:rsid w:val="00202501"/>
    <w:rsid w:val="00202511"/>
    <w:rsid w:val="00202528"/>
    <w:rsid w:val="0020254A"/>
    <w:rsid w:val="00202634"/>
    <w:rsid w:val="00202695"/>
    <w:rsid w:val="002026FA"/>
    <w:rsid w:val="0020281F"/>
    <w:rsid w:val="00202BF9"/>
    <w:rsid w:val="00202CB1"/>
    <w:rsid w:val="00202DA4"/>
    <w:rsid w:val="00202F07"/>
    <w:rsid w:val="002031E0"/>
    <w:rsid w:val="00203223"/>
    <w:rsid w:val="0020323C"/>
    <w:rsid w:val="00203A7C"/>
    <w:rsid w:val="00203CA2"/>
    <w:rsid w:val="00203CCA"/>
    <w:rsid w:val="00203FD3"/>
    <w:rsid w:val="0020413C"/>
    <w:rsid w:val="00204147"/>
    <w:rsid w:val="00204221"/>
    <w:rsid w:val="00204276"/>
    <w:rsid w:val="0020428A"/>
    <w:rsid w:val="002044C2"/>
    <w:rsid w:val="00204538"/>
    <w:rsid w:val="0020461F"/>
    <w:rsid w:val="002046C9"/>
    <w:rsid w:val="00204734"/>
    <w:rsid w:val="002047FE"/>
    <w:rsid w:val="00204811"/>
    <w:rsid w:val="00204A6B"/>
    <w:rsid w:val="00204B60"/>
    <w:rsid w:val="00204DFB"/>
    <w:rsid w:val="00204E84"/>
    <w:rsid w:val="0020501A"/>
    <w:rsid w:val="00205217"/>
    <w:rsid w:val="0020521F"/>
    <w:rsid w:val="00205399"/>
    <w:rsid w:val="0020556B"/>
    <w:rsid w:val="00205586"/>
    <w:rsid w:val="00205675"/>
    <w:rsid w:val="002056BD"/>
    <w:rsid w:val="0020594A"/>
    <w:rsid w:val="00205A62"/>
    <w:rsid w:val="00205C85"/>
    <w:rsid w:val="00205FD1"/>
    <w:rsid w:val="00206170"/>
    <w:rsid w:val="002061AB"/>
    <w:rsid w:val="0020645A"/>
    <w:rsid w:val="00206536"/>
    <w:rsid w:val="0020658A"/>
    <w:rsid w:val="002065E3"/>
    <w:rsid w:val="002065ED"/>
    <w:rsid w:val="00206941"/>
    <w:rsid w:val="0020699F"/>
    <w:rsid w:val="00206A02"/>
    <w:rsid w:val="00206DA5"/>
    <w:rsid w:val="002071F1"/>
    <w:rsid w:val="002073BB"/>
    <w:rsid w:val="002075BE"/>
    <w:rsid w:val="00207773"/>
    <w:rsid w:val="002079FA"/>
    <w:rsid w:val="00207C5A"/>
    <w:rsid w:val="00207C5E"/>
    <w:rsid w:val="00207E28"/>
    <w:rsid w:val="00207E57"/>
    <w:rsid w:val="00207F23"/>
    <w:rsid w:val="00207F64"/>
    <w:rsid w:val="00210462"/>
    <w:rsid w:val="00210587"/>
    <w:rsid w:val="00210632"/>
    <w:rsid w:val="002106B6"/>
    <w:rsid w:val="002106C8"/>
    <w:rsid w:val="002106D2"/>
    <w:rsid w:val="002109E3"/>
    <w:rsid w:val="00210C4E"/>
    <w:rsid w:val="00210D62"/>
    <w:rsid w:val="0021112D"/>
    <w:rsid w:val="002111F1"/>
    <w:rsid w:val="002112CF"/>
    <w:rsid w:val="002114A5"/>
    <w:rsid w:val="00211579"/>
    <w:rsid w:val="002117FD"/>
    <w:rsid w:val="00211BAA"/>
    <w:rsid w:val="00211EDB"/>
    <w:rsid w:val="00212058"/>
    <w:rsid w:val="002121EC"/>
    <w:rsid w:val="00212344"/>
    <w:rsid w:val="00212444"/>
    <w:rsid w:val="002125C3"/>
    <w:rsid w:val="002125CE"/>
    <w:rsid w:val="0021261B"/>
    <w:rsid w:val="0021269B"/>
    <w:rsid w:val="0021274A"/>
    <w:rsid w:val="00212827"/>
    <w:rsid w:val="0021299E"/>
    <w:rsid w:val="00212A54"/>
    <w:rsid w:val="00212CA2"/>
    <w:rsid w:val="00212D74"/>
    <w:rsid w:val="00212E2E"/>
    <w:rsid w:val="00212FFA"/>
    <w:rsid w:val="002130A0"/>
    <w:rsid w:val="002130F0"/>
    <w:rsid w:val="002132D0"/>
    <w:rsid w:val="002135E5"/>
    <w:rsid w:val="002139C0"/>
    <w:rsid w:val="00213A40"/>
    <w:rsid w:val="00213A43"/>
    <w:rsid w:val="00213A98"/>
    <w:rsid w:val="00213D0E"/>
    <w:rsid w:val="0021416F"/>
    <w:rsid w:val="002141A3"/>
    <w:rsid w:val="002144E9"/>
    <w:rsid w:val="00214549"/>
    <w:rsid w:val="00214574"/>
    <w:rsid w:val="002146A9"/>
    <w:rsid w:val="0021498C"/>
    <w:rsid w:val="00214A7F"/>
    <w:rsid w:val="00214E75"/>
    <w:rsid w:val="00214E88"/>
    <w:rsid w:val="00214EBB"/>
    <w:rsid w:val="00214EE0"/>
    <w:rsid w:val="00214FA0"/>
    <w:rsid w:val="00214FC2"/>
    <w:rsid w:val="002150B6"/>
    <w:rsid w:val="00215468"/>
    <w:rsid w:val="0021546D"/>
    <w:rsid w:val="0021548F"/>
    <w:rsid w:val="00215880"/>
    <w:rsid w:val="00215F96"/>
    <w:rsid w:val="00215FD2"/>
    <w:rsid w:val="00216366"/>
    <w:rsid w:val="002165E7"/>
    <w:rsid w:val="00216685"/>
    <w:rsid w:val="00216740"/>
    <w:rsid w:val="0021694E"/>
    <w:rsid w:val="00216B3E"/>
    <w:rsid w:val="00216C64"/>
    <w:rsid w:val="00216F06"/>
    <w:rsid w:val="0021700A"/>
    <w:rsid w:val="0021711C"/>
    <w:rsid w:val="00217164"/>
    <w:rsid w:val="002172B2"/>
    <w:rsid w:val="00217642"/>
    <w:rsid w:val="00217706"/>
    <w:rsid w:val="00217762"/>
    <w:rsid w:val="002177A4"/>
    <w:rsid w:val="002178A5"/>
    <w:rsid w:val="002178CC"/>
    <w:rsid w:val="00217A04"/>
    <w:rsid w:val="00217A36"/>
    <w:rsid w:val="00217AFA"/>
    <w:rsid w:val="00217C83"/>
    <w:rsid w:val="00217E23"/>
    <w:rsid w:val="00217E92"/>
    <w:rsid w:val="00220037"/>
    <w:rsid w:val="002200DE"/>
    <w:rsid w:val="002203B6"/>
    <w:rsid w:val="0022045E"/>
    <w:rsid w:val="0022047C"/>
    <w:rsid w:val="002204D0"/>
    <w:rsid w:val="002204ED"/>
    <w:rsid w:val="002205A9"/>
    <w:rsid w:val="00220647"/>
    <w:rsid w:val="002206AF"/>
    <w:rsid w:val="00220726"/>
    <w:rsid w:val="0022074A"/>
    <w:rsid w:val="00220BBD"/>
    <w:rsid w:val="00220E65"/>
    <w:rsid w:val="00220E9E"/>
    <w:rsid w:val="00220F09"/>
    <w:rsid w:val="00220F99"/>
    <w:rsid w:val="002211AA"/>
    <w:rsid w:val="002211BF"/>
    <w:rsid w:val="0022124A"/>
    <w:rsid w:val="0022158D"/>
    <w:rsid w:val="002215CE"/>
    <w:rsid w:val="0022185C"/>
    <w:rsid w:val="0022197A"/>
    <w:rsid w:val="002219F0"/>
    <w:rsid w:val="00221B08"/>
    <w:rsid w:val="00221B90"/>
    <w:rsid w:val="00221C00"/>
    <w:rsid w:val="00221D1A"/>
    <w:rsid w:val="00221FD2"/>
    <w:rsid w:val="00222093"/>
    <w:rsid w:val="0022212B"/>
    <w:rsid w:val="0022218B"/>
    <w:rsid w:val="00222231"/>
    <w:rsid w:val="00222328"/>
    <w:rsid w:val="002225E3"/>
    <w:rsid w:val="002225FD"/>
    <w:rsid w:val="00222662"/>
    <w:rsid w:val="002226CF"/>
    <w:rsid w:val="0022275A"/>
    <w:rsid w:val="00222857"/>
    <w:rsid w:val="00222903"/>
    <w:rsid w:val="0022290D"/>
    <w:rsid w:val="00222E69"/>
    <w:rsid w:val="002235BC"/>
    <w:rsid w:val="0022385B"/>
    <w:rsid w:val="0022390F"/>
    <w:rsid w:val="002239F7"/>
    <w:rsid w:val="00223E0A"/>
    <w:rsid w:val="00223FEB"/>
    <w:rsid w:val="00224040"/>
    <w:rsid w:val="00224247"/>
    <w:rsid w:val="00224384"/>
    <w:rsid w:val="00224728"/>
    <w:rsid w:val="00224733"/>
    <w:rsid w:val="00224781"/>
    <w:rsid w:val="0022481B"/>
    <w:rsid w:val="00224A2B"/>
    <w:rsid w:val="00224C17"/>
    <w:rsid w:val="00224C4F"/>
    <w:rsid w:val="00224CC5"/>
    <w:rsid w:val="00224D00"/>
    <w:rsid w:val="00224DB8"/>
    <w:rsid w:val="00224EA9"/>
    <w:rsid w:val="00224EB5"/>
    <w:rsid w:val="00224EEF"/>
    <w:rsid w:val="00225096"/>
    <w:rsid w:val="002250CD"/>
    <w:rsid w:val="002250EA"/>
    <w:rsid w:val="002250FC"/>
    <w:rsid w:val="00225199"/>
    <w:rsid w:val="00225235"/>
    <w:rsid w:val="002252D9"/>
    <w:rsid w:val="00225412"/>
    <w:rsid w:val="00225413"/>
    <w:rsid w:val="00225480"/>
    <w:rsid w:val="00225522"/>
    <w:rsid w:val="002255B8"/>
    <w:rsid w:val="0022564B"/>
    <w:rsid w:val="00225722"/>
    <w:rsid w:val="0022596F"/>
    <w:rsid w:val="00225EB2"/>
    <w:rsid w:val="00226170"/>
    <w:rsid w:val="00226327"/>
    <w:rsid w:val="002263C3"/>
    <w:rsid w:val="002263F0"/>
    <w:rsid w:val="00226435"/>
    <w:rsid w:val="002265BB"/>
    <w:rsid w:val="0022677F"/>
    <w:rsid w:val="002268DC"/>
    <w:rsid w:val="00226A6C"/>
    <w:rsid w:val="00226E01"/>
    <w:rsid w:val="0022700B"/>
    <w:rsid w:val="00227055"/>
    <w:rsid w:val="0022705D"/>
    <w:rsid w:val="002270C0"/>
    <w:rsid w:val="00227324"/>
    <w:rsid w:val="00227408"/>
    <w:rsid w:val="002275EB"/>
    <w:rsid w:val="002276A9"/>
    <w:rsid w:val="002277A0"/>
    <w:rsid w:val="00227920"/>
    <w:rsid w:val="00227CD9"/>
    <w:rsid w:val="00227F0C"/>
    <w:rsid w:val="002300E6"/>
    <w:rsid w:val="002300ED"/>
    <w:rsid w:val="00230118"/>
    <w:rsid w:val="002301C5"/>
    <w:rsid w:val="00230270"/>
    <w:rsid w:val="00230351"/>
    <w:rsid w:val="002305D1"/>
    <w:rsid w:val="00230782"/>
    <w:rsid w:val="0023079C"/>
    <w:rsid w:val="00230816"/>
    <w:rsid w:val="00230918"/>
    <w:rsid w:val="00230970"/>
    <w:rsid w:val="00230D1B"/>
    <w:rsid w:val="00230DC2"/>
    <w:rsid w:val="00231299"/>
    <w:rsid w:val="00231415"/>
    <w:rsid w:val="00231434"/>
    <w:rsid w:val="002314C4"/>
    <w:rsid w:val="002314E0"/>
    <w:rsid w:val="0023166B"/>
    <w:rsid w:val="0023173D"/>
    <w:rsid w:val="0023178A"/>
    <w:rsid w:val="00231A15"/>
    <w:rsid w:val="00231A34"/>
    <w:rsid w:val="00231A3B"/>
    <w:rsid w:val="00231A75"/>
    <w:rsid w:val="00231AD4"/>
    <w:rsid w:val="00231F01"/>
    <w:rsid w:val="00231FA0"/>
    <w:rsid w:val="002321BF"/>
    <w:rsid w:val="0023221B"/>
    <w:rsid w:val="002322F2"/>
    <w:rsid w:val="00232347"/>
    <w:rsid w:val="00232679"/>
    <w:rsid w:val="00232868"/>
    <w:rsid w:val="00232C69"/>
    <w:rsid w:val="00232D7E"/>
    <w:rsid w:val="00232E3D"/>
    <w:rsid w:val="00232F0E"/>
    <w:rsid w:val="00233116"/>
    <w:rsid w:val="0023323A"/>
    <w:rsid w:val="002334AF"/>
    <w:rsid w:val="002337FD"/>
    <w:rsid w:val="00233A1D"/>
    <w:rsid w:val="00233A67"/>
    <w:rsid w:val="00233ADA"/>
    <w:rsid w:val="00233C0C"/>
    <w:rsid w:val="00233C67"/>
    <w:rsid w:val="00233FFF"/>
    <w:rsid w:val="002343B0"/>
    <w:rsid w:val="0023448A"/>
    <w:rsid w:val="002345C9"/>
    <w:rsid w:val="00234B9A"/>
    <w:rsid w:val="00234CFB"/>
    <w:rsid w:val="00234F7C"/>
    <w:rsid w:val="00235116"/>
    <w:rsid w:val="002355B8"/>
    <w:rsid w:val="0023564E"/>
    <w:rsid w:val="002357B8"/>
    <w:rsid w:val="00235967"/>
    <w:rsid w:val="00235A71"/>
    <w:rsid w:val="00235C62"/>
    <w:rsid w:val="00235DDE"/>
    <w:rsid w:val="00235FAF"/>
    <w:rsid w:val="00236084"/>
    <w:rsid w:val="0023638C"/>
    <w:rsid w:val="002364CB"/>
    <w:rsid w:val="0023669C"/>
    <w:rsid w:val="00236801"/>
    <w:rsid w:val="00236985"/>
    <w:rsid w:val="00236A99"/>
    <w:rsid w:val="00236B05"/>
    <w:rsid w:val="00236BE3"/>
    <w:rsid w:val="00236C8D"/>
    <w:rsid w:val="00236E13"/>
    <w:rsid w:val="00236E1C"/>
    <w:rsid w:val="00237135"/>
    <w:rsid w:val="002373DF"/>
    <w:rsid w:val="002375D0"/>
    <w:rsid w:val="00237901"/>
    <w:rsid w:val="00237BA6"/>
    <w:rsid w:val="002401B5"/>
    <w:rsid w:val="002403CC"/>
    <w:rsid w:val="002404D5"/>
    <w:rsid w:val="00240820"/>
    <w:rsid w:val="0024096B"/>
    <w:rsid w:val="00240976"/>
    <w:rsid w:val="002409BA"/>
    <w:rsid w:val="00240B5D"/>
    <w:rsid w:val="00241043"/>
    <w:rsid w:val="00241055"/>
    <w:rsid w:val="0024125C"/>
    <w:rsid w:val="00241708"/>
    <w:rsid w:val="00241784"/>
    <w:rsid w:val="002417EE"/>
    <w:rsid w:val="002418E5"/>
    <w:rsid w:val="0024199A"/>
    <w:rsid w:val="00241A08"/>
    <w:rsid w:val="00241A3D"/>
    <w:rsid w:val="00241DA5"/>
    <w:rsid w:val="00242088"/>
    <w:rsid w:val="0024223B"/>
    <w:rsid w:val="0024251A"/>
    <w:rsid w:val="00242525"/>
    <w:rsid w:val="00242567"/>
    <w:rsid w:val="0024265E"/>
    <w:rsid w:val="0024289C"/>
    <w:rsid w:val="0024290C"/>
    <w:rsid w:val="00242B0C"/>
    <w:rsid w:val="00242B64"/>
    <w:rsid w:val="00242D13"/>
    <w:rsid w:val="00242E2E"/>
    <w:rsid w:val="00242F97"/>
    <w:rsid w:val="0024310E"/>
    <w:rsid w:val="0024337C"/>
    <w:rsid w:val="00243410"/>
    <w:rsid w:val="002436AD"/>
    <w:rsid w:val="002437A9"/>
    <w:rsid w:val="00243980"/>
    <w:rsid w:val="002439B3"/>
    <w:rsid w:val="00243AE1"/>
    <w:rsid w:val="00243B7B"/>
    <w:rsid w:val="00243CB5"/>
    <w:rsid w:val="00244045"/>
    <w:rsid w:val="0024414A"/>
    <w:rsid w:val="0024415E"/>
    <w:rsid w:val="00244305"/>
    <w:rsid w:val="00244588"/>
    <w:rsid w:val="002446FB"/>
    <w:rsid w:val="00244896"/>
    <w:rsid w:val="00244B39"/>
    <w:rsid w:val="00244BB1"/>
    <w:rsid w:val="00244D47"/>
    <w:rsid w:val="00244D5B"/>
    <w:rsid w:val="002450FE"/>
    <w:rsid w:val="0024519C"/>
    <w:rsid w:val="00245474"/>
    <w:rsid w:val="002454A2"/>
    <w:rsid w:val="002454DD"/>
    <w:rsid w:val="0024564A"/>
    <w:rsid w:val="002457B3"/>
    <w:rsid w:val="0024586F"/>
    <w:rsid w:val="002459AD"/>
    <w:rsid w:val="00245B46"/>
    <w:rsid w:val="00245BBB"/>
    <w:rsid w:val="00245BBE"/>
    <w:rsid w:val="00245C92"/>
    <w:rsid w:val="00246096"/>
    <w:rsid w:val="00246106"/>
    <w:rsid w:val="002467C9"/>
    <w:rsid w:val="00246995"/>
    <w:rsid w:val="00246A67"/>
    <w:rsid w:val="00246AF2"/>
    <w:rsid w:val="00246BBF"/>
    <w:rsid w:val="00246D2D"/>
    <w:rsid w:val="00246F11"/>
    <w:rsid w:val="00246FAB"/>
    <w:rsid w:val="002470A7"/>
    <w:rsid w:val="002474C7"/>
    <w:rsid w:val="00247561"/>
    <w:rsid w:val="002477AF"/>
    <w:rsid w:val="002477FA"/>
    <w:rsid w:val="0024781E"/>
    <w:rsid w:val="0024799A"/>
    <w:rsid w:val="00247B7F"/>
    <w:rsid w:val="00247ED9"/>
    <w:rsid w:val="002504A1"/>
    <w:rsid w:val="00250590"/>
    <w:rsid w:val="002507C5"/>
    <w:rsid w:val="00250856"/>
    <w:rsid w:val="00250878"/>
    <w:rsid w:val="00250A73"/>
    <w:rsid w:val="00250A9A"/>
    <w:rsid w:val="00250B2B"/>
    <w:rsid w:val="00250C0E"/>
    <w:rsid w:val="00251012"/>
    <w:rsid w:val="0025115F"/>
    <w:rsid w:val="002511A4"/>
    <w:rsid w:val="002511C8"/>
    <w:rsid w:val="0025181C"/>
    <w:rsid w:val="00251A70"/>
    <w:rsid w:val="00251B1C"/>
    <w:rsid w:val="00251CF5"/>
    <w:rsid w:val="00251DA6"/>
    <w:rsid w:val="002520CC"/>
    <w:rsid w:val="002520F9"/>
    <w:rsid w:val="002521F4"/>
    <w:rsid w:val="00252212"/>
    <w:rsid w:val="0025256F"/>
    <w:rsid w:val="00252583"/>
    <w:rsid w:val="002525AB"/>
    <w:rsid w:val="00252609"/>
    <w:rsid w:val="002526E1"/>
    <w:rsid w:val="00252883"/>
    <w:rsid w:val="002528D9"/>
    <w:rsid w:val="00252932"/>
    <w:rsid w:val="00252D71"/>
    <w:rsid w:val="00252E5F"/>
    <w:rsid w:val="002530A5"/>
    <w:rsid w:val="002534A3"/>
    <w:rsid w:val="002534D3"/>
    <w:rsid w:val="0025363B"/>
    <w:rsid w:val="0025375A"/>
    <w:rsid w:val="002537A5"/>
    <w:rsid w:val="00253AD0"/>
    <w:rsid w:val="00253B3E"/>
    <w:rsid w:val="00253C13"/>
    <w:rsid w:val="00253C66"/>
    <w:rsid w:val="00253DFF"/>
    <w:rsid w:val="00254103"/>
    <w:rsid w:val="002541C2"/>
    <w:rsid w:val="0025422E"/>
    <w:rsid w:val="00254425"/>
    <w:rsid w:val="0025461D"/>
    <w:rsid w:val="00254D9B"/>
    <w:rsid w:val="00254DCD"/>
    <w:rsid w:val="00254E1B"/>
    <w:rsid w:val="00255159"/>
    <w:rsid w:val="002552CB"/>
    <w:rsid w:val="0025552C"/>
    <w:rsid w:val="00255586"/>
    <w:rsid w:val="00255665"/>
    <w:rsid w:val="002556A9"/>
    <w:rsid w:val="002556C2"/>
    <w:rsid w:val="00255A60"/>
    <w:rsid w:val="00255AED"/>
    <w:rsid w:val="00255F4B"/>
    <w:rsid w:val="00255F51"/>
    <w:rsid w:val="00256029"/>
    <w:rsid w:val="002560F0"/>
    <w:rsid w:val="0025624C"/>
    <w:rsid w:val="0025658C"/>
    <w:rsid w:val="002569E3"/>
    <w:rsid w:val="00256BF1"/>
    <w:rsid w:val="00256CE9"/>
    <w:rsid w:val="00256EAD"/>
    <w:rsid w:val="00256EE2"/>
    <w:rsid w:val="00256EEF"/>
    <w:rsid w:val="00256F3D"/>
    <w:rsid w:val="00256F89"/>
    <w:rsid w:val="00256FB8"/>
    <w:rsid w:val="00257068"/>
    <w:rsid w:val="00257116"/>
    <w:rsid w:val="0025721D"/>
    <w:rsid w:val="00257231"/>
    <w:rsid w:val="002572D8"/>
    <w:rsid w:val="002572D9"/>
    <w:rsid w:val="0025734D"/>
    <w:rsid w:val="00257529"/>
    <w:rsid w:val="0025780B"/>
    <w:rsid w:val="00257959"/>
    <w:rsid w:val="00257ADC"/>
    <w:rsid w:val="00257B89"/>
    <w:rsid w:val="00257E79"/>
    <w:rsid w:val="00257FD9"/>
    <w:rsid w:val="0026014F"/>
    <w:rsid w:val="002602E2"/>
    <w:rsid w:val="0026039D"/>
    <w:rsid w:val="00260414"/>
    <w:rsid w:val="002604AB"/>
    <w:rsid w:val="002604C8"/>
    <w:rsid w:val="00260995"/>
    <w:rsid w:val="00260AC1"/>
    <w:rsid w:val="00260D56"/>
    <w:rsid w:val="00260D90"/>
    <w:rsid w:val="002610F7"/>
    <w:rsid w:val="002611BC"/>
    <w:rsid w:val="002611FE"/>
    <w:rsid w:val="00261269"/>
    <w:rsid w:val="00261291"/>
    <w:rsid w:val="002613C4"/>
    <w:rsid w:val="002614FC"/>
    <w:rsid w:val="00261630"/>
    <w:rsid w:val="002616F1"/>
    <w:rsid w:val="00261903"/>
    <w:rsid w:val="0026197B"/>
    <w:rsid w:val="002619DA"/>
    <w:rsid w:val="00261A5D"/>
    <w:rsid w:val="00261A7B"/>
    <w:rsid w:val="00261A8D"/>
    <w:rsid w:val="00261AC1"/>
    <w:rsid w:val="00261BBD"/>
    <w:rsid w:val="00261C26"/>
    <w:rsid w:val="00261C52"/>
    <w:rsid w:val="00261D98"/>
    <w:rsid w:val="00261FC2"/>
    <w:rsid w:val="00261FEF"/>
    <w:rsid w:val="002621D6"/>
    <w:rsid w:val="002622B4"/>
    <w:rsid w:val="00262599"/>
    <w:rsid w:val="00262718"/>
    <w:rsid w:val="00262980"/>
    <w:rsid w:val="00262B29"/>
    <w:rsid w:val="00262D2D"/>
    <w:rsid w:val="00262DFB"/>
    <w:rsid w:val="00262EB2"/>
    <w:rsid w:val="00262EBF"/>
    <w:rsid w:val="00262F89"/>
    <w:rsid w:val="002631F8"/>
    <w:rsid w:val="002634C7"/>
    <w:rsid w:val="00263784"/>
    <w:rsid w:val="00263AD9"/>
    <w:rsid w:val="00263D03"/>
    <w:rsid w:val="00263D05"/>
    <w:rsid w:val="00263EDF"/>
    <w:rsid w:val="00263F0C"/>
    <w:rsid w:val="00263F0F"/>
    <w:rsid w:val="0026406E"/>
    <w:rsid w:val="0026410F"/>
    <w:rsid w:val="00264229"/>
    <w:rsid w:val="00264305"/>
    <w:rsid w:val="00264343"/>
    <w:rsid w:val="0026438D"/>
    <w:rsid w:val="00264628"/>
    <w:rsid w:val="00264796"/>
    <w:rsid w:val="0026489D"/>
    <w:rsid w:val="00264918"/>
    <w:rsid w:val="00264DAB"/>
    <w:rsid w:val="00264DDB"/>
    <w:rsid w:val="00264FC2"/>
    <w:rsid w:val="00265013"/>
    <w:rsid w:val="00265029"/>
    <w:rsid w:val="00265087"/>
    <w:rsid w:val="002650D5"/>
    <w:rsid w:val="002651DE"/>
    <w:rsid w:val="0026561D"/>
    <w:rsid w:val="002658EC"/>
    <w:rsid w:val="00265A29"/>
    <w:rsid w:val="00265BEC"/>
    <w:rsid w:val="00265D4B"/>
    <w:rsid w:val="00266308"/>
    <w:rsid w:val="00266384"/>
    <w:rsid w:val="002664C3"/>
    <w:rsid w:val="0026650C"/>
    <w:rsid w:val="002666C5"/>
    <w:rsid w:val="002668E6"/>
    <w:rsid w:val="00266AD5"/>
    <w:rsid w:val="00266D02"/>
    <w:rsid w:val="00266E08"/>
    <w:rsid w:val="002671A0"/>
    <w:rsid w:val="00267367"/>
    <w:rsid w:val="00267387"/>
    <w:rsid w:val="002673FD"/>
    <w:rsid w:val="00267462"/>
    <w:rsid w:val="002677B7"/>
    <w:rsid w:val="00267BA8"/>
    <w:rsid w:val="00267C4E"/>
    <w:rsid w:val="00270121"/>
    <w:rsid w:val="00270244"/>
    <w:rsid w:val="00270290"/>
    <w:rsid w:val="00270450"/>
    <w:rsid w:val="00270590"/>
    <w:rsid w:val="00270AD6"/>
    <w:rsid w:val="00270D53"/>
    <w:rsid w:val="00271033"/>
    <w:rsid w:val="002710B5"/>
    <w:rsid w:val="0027115F"/>
    <w:rsid w:val="002711B2"/>
    <w:rsid w:val="0027127A"/>
    <w:rsid w:val="0027128C"/>
    <w:rsid w:val="0027145C"/>
    <w:rsid w:val="002714B1"/>
    <w:rsid w:val="0027160B"/>
    <w:rsid w:val="00271696"/>
    <w:rsid w:val="0027178D"/>
    <w:rsid w:val="00271910"/>
    <w:rsid w:val="00271924"/>
    <w:rsid w:val="00271D11"/>
    <w:rsid w:val="00271D36"/>
    <w:rsid w:val="00271D76"/>
    <w:rsid w:val="002720C2"/>
    <w:rsid w:val="002721AE"/>
    <w:rsid w:val="00272601"/>
    <w:rsid w:val="0027262B"/>
    <w:rsid w:val="002726C0"/>
    <w:rsid w:val="002727CB"/>
    <w:rsid w:val="00272800"/>
    <w:rsid w:val="002728A0"/>
    <w:rsid w:val="00272993"/>
    <w:rsid w:val="00272A40"/>
    <w:rsid w:val="00272ED5"/>
    <w:rsid w:val="00272EE4"/>
    <w:rsid w:val="00272FBC"/>
    <w:rsid w:val="002731CC"/>
    <w:rsid w:val="00273257"/>
    <w:rsid w:val="002732F1"/>
    <w:rsid w:val="00273408"/>
    <w:rsid w:val="002734A7"/>
    <w:rsid w:val="00273E64"/>
    <w:rsid w:val="0027403D"/>
    <w:rsid w:val="0027423D"/>
    <w:rsid w:val="00274288"/>
    <w:rsid w:val="002742E1"/>
    <w:rsid w:val="002746B4"/>
    <w:rsid w:val="00274783"/>
    <w:rsid w:val="002747C4"/>
    <w:rsid w:val="00274830"/>
    <w:rsid w:val="00274900"/>
    <w:rsid w:val="00275124"/>
    <w:rsid w:val="0027531C"/>
    <w:rsid w:val="00275320"/>
    <w:rsid w:val="0027542C"/>
    <w:rsid w:val="00275680"/>
    <w:rsid w:val="002756C7"/>
    <w:rsid w:val="002756E8"/>
    <w:rsid w:val="002758E9"/>
    <w:rsid w:val="002759A5"/>
    <w:rsid w:val="00275A6A"/>
    <w:rsid w:val="00275BF9"/>
    <w:rsid w:val="00275FE0"/>
    <w:rsid w:val="00276202"/>
    <w:rsid w:val="002762CE"/>
    <w:rsid w:val="002763A0"/>
    <w:rsid w:val="002765CD"/>
    <w:rsid w:val="00276655"/>
    <w:rsid w:val="002766C8"/>
    <w:rsid w:val="00276A70"/>
    <w:rsid w:val="00276D1C"/>
    <w:rsid w:val="00276FB4"/>
    <w:rsid w:val="002773AF"/>
    <w:rsid w:val="00277585"/>
    <w:rsid w:val="002775B9"/>
    <w:rsid w:val="002775F0"/>
    <w:rsid w:val="00277757"/>
    <w:rsid w:val="002777F9"/>
    <w:rsid w:val="0027786A"/>
    <w:rsid w:val="002778E6"/>
    <w:rsid w:val="00277954"/>
    <w:rsid w:val="0027799A"/>
    <w:rsid w:val="00277A8D"/>
    <w:rsid w:val="00277AF1"/>
    <w:rsid w:val="00277F00"/>
    <w:rsid w:val="00277FB7"/>
    <w:rsid w:val="00280216"/>
    <w:rsid w:val="00280263"/>
    <w:rsid w:val="002805CC"/>
    <w:rsid w:val="00280992"/>
    <w:rsid w:val="00280A8D"/>
    <w:rsid w:val="00280B6F"/>
    <w:rsid w:val="00280C09"/>
    <w:rsid w:val="00281019"/>
    <w:rsid w:val="0028119F"/>
    <w:rsid w:val="002813F0"/>
    <w:rsid w:val="00281432"/>
    <w:rsid w:val="0028154E"/>
    <w:rsid w:val="002816B9"/>
    <w:rsid w:val="00281860"/>
    <w:rsid w:val="00281A2D"/>
    <w:rsid w:val="00281B50"/>
    <w:rsid w:val="00281BBB"/>
    <w:rsid w:val="00281E2A"/>
    <w:rsid w:val="00281F9D"/>
    <w:rsid w:val="00281FF7"/>
    <w:rsid w:val="00282105"/>
    <w:rsid w:val="0028224A"/>
    <w:rsid w:val="00282251"/>
    <w:rsid w:val="002822DA"/>
    <w:rsid w:val="002824F1"/>
    <w:rsid w:val="0028260E"/>
    <w:rsid w:val="00282746"/>
    <w:rsid w:val="00282AC9"/>
    <w:rsid w:val="00282B47"/>
    <w:rsid w:val="00282D1B"/>
    <w:rsid w:val="00282DD4"/>
    <w:rsid w:val="00282FD9"/>
    <w:rsid w:val="0028303C"/>
    <w:rsid w:val="0028314B"/>
    <w:rsid w:val="00283408"/>
    <w:rsid w:val="00283553"/>
    <w:rsid w:val="00283602"/>
    <w:rsid w:val="002836A4"/>
    <w:rsid w:val="00283792"/>
    <w:rsid w:val="002839F9"/>
    <w:rsid w:val="00283C73"/>
    <w:rsid w:val="00283C8F"/>
    <w:rsid w:val="00283CE9"/>
    <w:rsid w:val="00283DEE"/>
    <w:rsid w:val="00283E86"/>
    <w:rsid w:val="00283FCE"/>
    <w:rsid w:val="00284390"/>
    <w:rsid w:val="002846F3"/>
    <w:rsid w:val="0028489C"/>
    <w:rsid w:val="00284A30"/>
    <w:rsid w:val="00284AF3"/>
    <w:rsid w:val="00284C0D"/>
    <w:rsid w:val="00285028"/>
    <w:rsid w:val="002850CA"/>
    <w:rsid w:val="00285316"/>
    <w:rsid w:val="00285354"/>
    <w:rsid w:val="002853BC"/>
    <w:rsid w:val="002853E1"/>
    <w:rsid w:val="00285542"/>
    <w:rsid w:val="002856C9"/>
    <w:rsid w:val="00285780"/>
    <w:rsid w:val="00285B5A"/>
    <w:rsid w:val="00285D7E"/>
    <w:rsid w:val="00286046"/>
    <w:rsid w:val="00286054"/>
    <w:rsid w:val="0028626A"/>
    <w:rsid w:val="00286293"/>
    <w:rsid w:val="00286531"/>
    <w:rsid w:val="002865F1"/>
    <w:rsid w:val="00286617"/>
    <w:rsid w:val="00286646"/>
    <w:rsid w:val="00286AEE"/>
    <w:rsid w:val="00286B17"/>
    <w:rsid w:val="00286CD1"/>
    <w:rsid w:val="00286CEB"/>
    <w:rsid w:val="00286EB2"/>
    <w:rsid w:val="00286F84"/>
    <w:rsid w:val="0028704F"/>
    <w:rsid w:val="002871F2"/>
    <w:rsid w:val="0028726D"/>
    <w:rsid w:val="002872E9"/>
    <w:rsid w:val="0028730C"/>
    <w:rsid w:val="002876BC"/>
    <w:rsid w:val="002879BC"/>
    <w:rsid w:val="00287AE5"/>
    <w:rsid w:val="00287AF9"/>
    <w:rsid w:val="00287AFA"/>
    <w:rsid w:val="00287B6C"/>
    <w:rsid w:val="00287BE3"/>
    <w:rsid w:val="00287D0B"/>
    <w:rsid w:val="00287E0C"/>
    <w:rsid w:val="00287FBE"/>
    <w:rsid w:val="00290120"/>
    <w:rsid w:val="002901FE"/>
    <w:rsid w:val="0029040A"/>
    <w:rsid w:val="00290811"/>
    <w:rsid w:val="00290AA4"/>
    <w:rsid w:val="00290BA4"/>
    <w:rsid w:val="00290DB2"/>
    <w:rsid w:val="00291655"/>
    <w:rsid w:val="0029171E"/>
    <w:rsid w:val="00291742"/>
    <w:rsid w:val="00291815"/>
    <w:rsid w:val="002918FF"/>
    <w:rsid w:val="00291945"/>
    <w:rsid w:val="00291957"/>
    <w:rsid w:val="002919BA"/>
    <w:rsid w:val="002920FB"/>
    <w:rsid w:val="00292110"/>
    <w:rsid w:val="00292116"/>
    <w:rsid w:val="002922EF"/>
    <w:rsid w:val="0029256C"/>
    <w:rsid w:val="00292978"/>
    <w:rsid w:val="00292B21"/>
    <w:rsid w:val="00292EA3"/>
    <w:rsid w:val="00292F44"/>
    <w:rsid w:val="0029317F"/>
    <w:rsid w:val="002932F5"/>
    <w:rsid w:val="0029335F"/>
    <w:rsid w:val="002933A2"/>
    <w:rsid w:val="002938DD"/>
    <w:rsid w:val="00293943"/>
    <w:rsid w:val="00293BD6"/>
    <w:rsid w:val="00293BDE"/>
    <w:rsid w:val="00293C2F"/>
    <w:rsid w:val="00293C6C"/>
    <w:rsid w:val="00293DA3"/>
    <w:rsid w:val="00293E5F"/>
    <w:rsid w:val="00294069"/>
    <w:rsid w:val="002940CF"/>
    <w:rsid w:val="00294174"/>
    <w:rsid w:val="0029443D"/>
    <w:rsid w:val="002944B9"/>
    <w:rsid w:val="00294535"/>
    <w:rsid w:val="00294645"/>
    <w:rsid w:val="002948E0"/>
    <w:rsid w:val="00294CB8"/>
    <w:rsid w:val="00294D62"/>
    <w:rsid w:val="00294ED2"/>
    <w:rsid w:val="0029502A"/>
    <w:rsid w:val="00295184"/>
    <w:rsid w:val="0029526E"/>
    <w:rsid w:val="002952BC"/>
    <w:rsid w:val="00295328"/>
    <w:rsid w:val="00295437"/>
    <w:rsid w:val="002955E8"/>
    <w:rsid w:val="002955FA"/>
    <w:rsid w:val="00295883"/>
    <w:rsid w:val="0029599B"/>
    <w:rsid w:val="00295A11"/>
    <w:rsid w:val="0029619F"/>
    <w:rsid w:val="0029623A"/>
    <w:rsid w:val="0029663B"/>
    <w:rsid w:val="00296690"/>
    <w:rsid w:val="002967F4"/>
    <w:rsid w:val="00296970"/>
    <w:rsid w:val="00296ADF"/>
    <w:rsid w:val="00296D78"/>
    <w:rsid w:val="00296E2E"/>
    <w:rsid w:val="00296FE9"/>
    <w:rsid w:val="002970A0"/>
    <w:rsid w:val="0029723B"/>
    <w:rsid w:val="0029756E"/>
    <w:rsid w:val="002975E6"/>
    <w:rsid w:val="00297683"/>
    <w:rsid w:val="0029772C"/>
    <w:rsid w:val="002977DE"/>
    <w:rsid w:val="00297882"/>
    <w:rsid w:val="00297A72"/>
    <w:rsid w:val="00297A76"/>
    <w:rsid w:val="00297D04"/>
    <w:rsid w:val="00297DBF"/>
    <w:rsid w:val="002A0040"/>
    <w:rsid w:val="002A0280"/>
    <w:rsid w:val="002A0356"/>
    <w:rsid w:val="002A03F1"/>
    <w:rsid w:val="002A04E7"/>
    <w:rsid w:val="002A0652"/>
    <w:rsid w:val="002A073E"/>
    <w:rsid w:val="002A074E"/>
    <w:rsid w:val="002A087C"/>
    <w:rsid w:val="002A09AD"/>
    <w:rsid w:val="002A09C6"/>
    <w:rsid w:val="002A0ABD"/>
    <w:rsid w:val="002A0BB1"/>
    <w:rsid w:val="002A0C6B"/>
    <w:rsid w:val="002A0E1A"/>
    <w:rsid w:val="002A0ECF"/>
    <w:rsid w:val="002A0ED3"/>
    <w:rsid w:val="002A0EEB"/>
    <w:rsid w:val="002A1067"/>
    <w:rsid w:val="002A1073"/>
    <w:rsid w:val="002A10A5"/>
    <w:rsid w:val="002A1244"/>
    <w:rsid w:val="002A1322"/>
    <w:rsid w:val="002A1366"/>
    <w:rsid w:val="002A1452"/>
    <w:rsid w:val="002A14E4"/>
    <w:rsid w:val="002A152E"/>
    <w:rsid w:val="002A15C7"/>
    <w:rsid w:val="002A1998"/>
    <w:rsid w:val="002A1CEF"/>
    <w:rsid w:val="002A1E20"/>
    <w:rsid w:val="002A20AC"/>
    <w:rsid w:val="002A213F"/>
    <w:rsid w:val="002A23DB"/>
    <w:rsid w:val="002A246A"/>
    <w:rsid w:val="002A248C"/>
    <w:rsid w:val="002A266D"/>
    <w:rsid w:val="002A2BB7"/>
    <w:rsid w:val="002A2C01"/>
    <w:rsid w:val="002A2CEE"/>
    <w:rsid w:val="002A2D46"/>
    <w:rsid w:val="002A332C"/>
    <w:rsid w:val="002A3529"/>
    <w:rsid w:val="002A363D"/>
    <w:rsid w:val="002A3975"/>
    <w:rsid w:val="002A3A58"/>
    <w:rsid w:val="002A3C62"/>
    <w:rsid w:val="002A3C8A"/>
    <w:rsid w:val="002A3ECC"/>
    <w:rsid w:val="002A3F26"/>
    <w:rsid w:val="002A409F"/>
    <w:rsid w:val="002A40C6"/>
    <w:rsid w:val="002A41CF"/>
    <w:rsid w:val="002A432D"/>
    <w:rsid w:val="002A45BA"/>
    <w:rsid w:val="002A46EE"/>
    <w:rsid w:val="002A477F"/>
    <w:rsid w:val="002A47E6"/>
    <w:rsid w:val="002A47F0"/>
    <w:rsid w:val="002A47FA"/>
    <w:rsid w:val="002A4905"/>
    <w:rsid w:val="002A4A94"/>
    <w:rsid w:val="002A4AB2"/>
    <w:rsid w:val="002A4B98"/>
    <w:rsid w:val="002A4BB6"/>
    <w:rsid w:val="002A5313"/>
    <w:rsid w:val="002A578B"/>
    <w:rsid w:val="002A5954"/>
    <w:rsid w:val="002A5A67"/>
    <w:rsid w:val="002A5BAF"/>
    <w:rsid w:val="002A5C33"/>
    <w:rsid w:val="002A5C67"/>
    <w:rsid w:val="002A5CD0"/>
    <w:rsid w:val="002A5D16"/>
    <w:rsid w:val="002A5D88"/>
    <w:rsid w:val="002A5DF6"/>
    <w:rsid w:val="002A5E83"/>
    <w:rsid w:val="002A5F7A"/>
    <w:rsid w:val="002A5FB4"/>
    <w:rsid w:val="002A60EF"/>
    <w:rsid w:val="002A6176"/>
    <w:rsid w:val="002A6492"/>
    <w:rsid w:val="002A6859"/>
    <w:rsid w:val="002A6B90"/>
    <w:rsid w:val="002A6BA2"/>
    <w:rsid w:val="002A6D0F"/>
    <w:rsid w:val="002A70F8"/>
    <w:rsid w:val="002A7313"/>
    <w:rsid w:val="002A7322"/>
    <w:rsid w:val="002A76BB"/>
    <w:rsid w:val="002A778B"/>
    <w:rsid w:val="002A7863"/>
    <w:rsid w:val="002A7A4A"/>
    <w:rsid w:val="002A7B47"/>
    <w:rsid w:val="002A7EF8"/>
    <w:rsid w:val="002B0123"/>
    <w:rsid w:val="002B032C"/>
    <w:rsid w:val="002B0544"/>
    <w:rsid w:val="002B05D9"/>
    <w:rsid w:val="002B0827"/>
    <w:rsid w:val="002B0925"/>
    <w:rsid w:val="002B0A4F"/>
    <w:rsid w:val="002B0B70"/>
    <w:rsid w:val="002B0D08"/>
    <w:rsid w:val="002B0F4A"/>
    <w:rsid w:val="002B0FCC"/>
    <w:rsid w:val="002B1199"/>
    <w:rsid w:val="002B11EB"/>
    <w:rsid w:val="002B14C8"/>
    <w:rsid w:val="002B168F"/>
    <w:rsid w:val="002B16BC"/>
    <w:rsid w:val="002B174D"/>
    <w:rsid w:val="002B1963"/>
    <w:rsid w:val="002B1B6C"/>
    <w:rsid w:val="002B1C96"/>
    <w:rsid w:val="002B1D39"/>
    <w:rsid w:val="002B1DF3"/>
    <w:rsid w:val="002B1F7B"/>
    <w:rsid w:val="002B2012"/>
    <w:rsid w:val="002B210C"/>
    <w:rsid w:val="002B2152"/>
    <w:rsid w:val="002B21C7"/>
    <w:rsid w:val="002B261C"/>
    <w:rsid w:val="002B2780"/>
    <w:rsid w:val="002B2A54"/>
    <w:rsid w:val="002B2A7E"/>
    <w:rsid w:val="002B2AA1"/>
    <w:rsid w:val="002B2DE7"/>
    <w:rsid w:val="002B2E13"/>
    <w:rsid w:val="002B33AC"/>
    <w:rsid w:val="002B3468"/>
    <w:rsid w:val="002B3563"/>
    <w:rsid w:val="002B3A74"/>
    <w:rsid w:val="002B3B57"/>
    <w:rsid w:val="002B3E55"/>
    <w:rsid w:val="002B3E7F"/>
    <w:rsid w:val="002B3FD2"/>
    <w:rsid w:val="002B4051"/>
    <w:rsid w:val="002B4174"/>
    <w:rsid w:val="002B43BC"/>
    <w:rsid w:val="002B461E"/>
    <w:rsid w:val="002B4646"/>
    <w:rsid w:val="002B4681"/>
    <w:rsid w:val="002B469E"/>
    <w:rsid w:val="002B4703"/>
    <w:rsid w:val="002B487F"/>
    <w:rsid w:val="002B4A72"/>
    <w:rsid w:val="002B4DE6"/>
    <w:rsid w:val="002B4E0D"/>
    <w:rsid w:val="002B4E56"/>
    <w:rsid w:val="002B4EDC"/>
    <w:rsid w:val="002B4F0A"/>
    <w:rsid w:val="002B5319"/>
    <w:rsid w:val="002B5332"/>
    <w:rsid w:val="002B53F8"/>
    <w:rsid w:val="002B556C"/>
    <w:rsid w:val="002B5743"/>
    <w:rsid w:val="002B574D"/>
    <w:rsid w:val="002B57ED"/>
    <w:rsid w:val="002B59E9"/>
    <w:rsid w:val="002B5A4E"/>
    <w:rsid w:val="002B5B1B"/>
    <w:rsid w:val="002B5C35"/>
    <w:rsid w:val="002B64F3"/>
    <w:rsid w:val="002B6538"/>
    <w:rsid w:val="002B658C"/>
    <w:rsid w:val="002B65FA"/>
    <w:rsid w:val="002B66EB"/>
    <w:rsid w:val="002B6806"/>
    <w:rsid w:val="002B680C"/>
    <w:rsid w:val="002B69A6"/>
    <w:rsid w:val="002B6A2D"/>
    <w:rsid w:val="002B6A3B"/>
    <w:rsid w:val="002B6C1F"/>
    <w:rsid w:val="002B6D39"/>
    <w:rsid w:val="002B6DA3"/>
    <w:rsid w:val="002B6E45"/>
    <w:rsid w:val="002B7038"/>
    <w:rsid w:val="002B72AC"/>
    <w:rsid w:val="002B7369"/>
    <w:rsid w:val="002B740A"/>
    <w:rsid w:val="002B74E9"/>
    <w:rsid w:val="002B75F5"/>
    <w:rsid w:val="002B76AA"/>
    <w:rsid w:val="002B7771"/>
    <w:rsid w:val="002B789A"/>
    <w:rsid w:val="002B7B6D"/>
    <w:rsid w:val="002B7C36"/>
    <w:rsid w:val="002B7E81"/>
    <w:rsid w:val="002C023E"/>
    <w:rsid w:val="002C0246"/>
    <w:rsid w:val="002C0351"/>
    <w:rsid w:val="002C0428"/>
    <w:rsid w:val="002C0914"/>
    <w:rsid w:val="002C09A6"/>
    <w:rsid w:val="002C0C9B"/>
    <w:rsid w:val="002C0F15"/>
    <w:rsid w:val="002C10A1"/>
    <w:rsid w:val="002C1315"/>
    <w:rsid w:val="002C131A"/>
    <w:rsid w:val="002C1417"/>
    <w:rsid w:val="002C14B5"/>
    <w:rsid w:val="002C17D3"/>
    <w:rsid w:val="002C19CE"/>
    <w:rsid w:val="002C19D2"/>
    <w:rsid w:val="002C1C7C"/>
    <w:rsid w:val="002C1D23"/>
    <w:rsid w:val="002C1E9D"/>
    <w:rsid w:val="002C1EFA"/>
    <w:rsid w:val="002C21BC"/>
    <w:rsid w:val="002C22B1"/>
    <w:rsid w:val="002C23EF"/>
    <w:rsid w:val="002C244F"/>
    <w:rsid w:val="002C2551"/>
    <w:rsid w:val="002C26CC"/>
    <w:rsid w:val="002C26D8"/>
    <w:rsid w:val="002C2871"/>
    <w:rsid w:val="002C29F1"/>
    <w:rsid w:val="002C2A2E"/>
    <w:rsid w:val="002C2CC3"/>
    <w:rsid w:val="002C2D26"/>
    <w:rsid w:val="002C2D36"/>
    <w:rsid w:val="002C314C"/>
    <w:rsid w:val="002C31BE"/>
    <w:rsid w:val="002C3360"/>
    <w:rsid w:val="002C33DF"/>
    <w:rsid w:val="002C33FE"/>
    <w:rsid w:val="002C3767"/>
    <w:rsid w:val="002C388C"/>
    <w:rsid w:val="002C3A1D"/>
    <w:rsid w:val="002C3C10"/>
    <w:rsid w:val="002C3DDF"/>
    <w:rsid w:val="002C3ECE"/>
    <w:rsid w:val="002C3FA6"/>
    <w:rsid w:val="002C3FBF"/>
    <w:rsid w:val="002C4064"/>
    <w:rsid w:val="002C42EF"/>
    <w:rsid w:val="002C42FD"/>
    <w:rsid w:val="002C43E0"/>
    <w:rsid w:val="002C47DF"/>
    <w:rsid w:val="002C4ABD"/>
    <w:rsid w:val="002C4ED2"/>
    <w:rsid w:val="002C5272"/>
    <w:rsid w:val="002C540D"/>
    <w:rsid w:val="002C548E"/>
    <w:rsid w:val="002C550F"/>
    <w:rsid w:val="002C554F"/>
    <w:rsid w:val="002C5557"/>
    <w:rsid w:val="002C555A"/>
    <w:rsid w:val="002C56C5"/>
    <w:rsid w:val="002C56D5"/>
    <w:rsid w:val="002C57CD"/>
    <w:rsid w:val="002C57DF"/>
    <w:rsid w:val="002C5AAA"/>
    <w:rsid w:val="002C5AEC"/>
    <w:rsid w:val="002C5C4B"/>
    <w:rsid w:val="002C5D65"/>
    <w:rsid w:val="002C5F4F"/>
    <w:rsid w:val="002C609C"/>
    <w:rsid w:val="002C6292"/>
    <w:rsid w:val="002C635B"/>
    <w:rsid w:val="002C64BC"/>
    <w:rsid w:val="002C66CD"/>
    <w:rsid w:val="002C68F5"/>
    <w:rsid w:val="002C696F"/>
    <w:rsid w:val="002C6B48"/>
    <w:rsid w:val="002C6BED"/>
    <w:rsid w:val="002C6C6E"/>
    <w:rsid w:val="002C6E21"/>
    <w:rsid w:val="002C711B"/>
    <w:rsid w:val="002C71ED"/>
    <w:rsid w:val="002C7328"/>
    <w:rsid w:val="002C7366"/>
    <w:rsid w:val="002C765B"/>
    <w:rsid w:val="002C7758"/>
    <w:rsid w:val="002C7854"/>
    <w:rsid w:val="002C79A0"/>
    <w:rsid w:val="002C7A0C"/>
    <w:rsid w:val="002C7C2C"/>
    <w:rsid w:val="002C7EAB"/>
    <w:rsid w:val="002C7FE2"/>
    <w:rsid w:val="002D08E8"/>
    <w:rsid w:val="002D0901"/>
    <w:rsid w:val="002D0BC2"/>
    <w:rsid w:val="002D0C5B"/>
    <w:rsid w:val="002D0D97"/>
    <w:rsid w:val="002D10DC"/>
    <w:rsid w:val="002D1117"/>
    <w:rsid w:val="002D1A55"/>
    <w:rsid w:val="002D1A5A"/>
    <w:rsid w:val="002D1C63"/>
    <w:rsid w:val="002D1CDA"/>
    <w:rsid w:val="002D1FEA"/>
    <w:rsid w:val="002D207C"/>
    <w:rsid w:val="002D2226"/>
    <w:rsid w:val="002D225A"/>
    <w:rsid w:val="002D22D7"/>
    <w:rsid w:val="002D22E1"/>
    <w:rsid w:val="002D2433"/>
    <w:rsid w:val="002D2594"/>
    <w:rsid w:val="002D2688"/>
    <w:rsid w:val="002D28FF"/>
    <w:rsid w:val="002D2952"/>
    <w:rsid w:val="002D2A24"/>
    <w:rsid w:val="002D2D45"/>
    <w:rsid w:val="002D2D92"/>
    <w:rsid w:val="002D2DAE"/>
    <w:rsid w:val="002D2DFC"/>
    <w:rsid w:val="002D2F73"/>
    <w:rsid w:val="002D2FEF"/>
    <w:rsid w:val="002D3058"/>
    <w:rsid w:val="002D3078"/>
    <w:rsid w:val="002D3390"/>
    <w:rsid w:val="002D36A6"/>
    <w:rsid w:val="002D36FF"/>
    <w:rsid w:val="002D37EE"/>
    <w:rsid w:val="002D3912"/>
    <w:rsid w:val="002D39AE"/>
    <w:rsid w:val="002D3B96"/>
    <w:rsid w:val="002D3C28"/>
    <w:rsid w:val="002D3C32"/>
    <w:rsid w:val="002D3CBF"/>
    <w:rsid w:val="002D3D80"/>
    <w:rsid w:val="002D3E45"/>
    <w:rsid w:val="002D3F37"/>
    <w:rsid w:val="002D4030"/>
    <w:rsid w:val="002D40BC"/>
    <w:rsid w:val="002D41DB"/>
    <w:rsid w:val="002D441C"/>
    <w:rsid w:val="002D44A7"/>
    <w:rsid w:val="002D454F"/>
    <w:rsid w:val="002D45B3"/>
    <w:rsid w:val="002D47C1"/>
    <w:rsid w:val="002D49D2"/>
    <w:rsid w:val="002D4AE1"/>
    <w:rsid w:val="002D4C5B"/>
    <w:rsid w:val="002D4D2D"/>
    <w:rsid w:val="002D4E93"/>
    <w:rsid w:val="002D5085"/>
    <w:rsid w:val="002D516C"/>
    <w:rsid w:val="002D51B8"/>
    <w:rsid w:val="002D5301"/>
    <w:rsid w:val="002D5572"/>
    <w:rsid w:val="002D55B3"/>
    <w:rsid w:val="002D5A0B"/>
    <w:rsid w:val="002D5E72"/>
    <w:rsid w:val="002D6074"/>
    <w:rsid w:val="002D646C"/>
    <w:rsid w:val="002D6537"/>
    <w:rsid w:val="002D667B"/>
    <w:rsid w:val="002D669F"/>
    <w:rsid w:val="002D66AB"/>
    <w:rsid w:val="002D66C8"/>
    <w:rsid w:val="002D66F4"/>
    <w:rsid w:val="002D6C05"/>
    <w:rsid w:val="002D6D33"/>
    <w:rsid w:val="002D6E27"/>
    <w:rsid w:val="002D6FA7"/>
    <w:rsid w:val="002D7023"/>
    <w:rsid w:val="002D71C4"/>
    <w:rsid w:val="002D7201"/>
    <w:rsid w:val="002D726F"/>
    <w:rsid w:val="002D733A"/>
    <w:rsid w:val="002D73A0"/>
    <w:rsid w:val="002D7492"/>
    <w:rsid w:val="002D773D"/>
    <w:rsid w:val="002D78E8"/>
    <w:rsid w:val="002D7A2F"/>
    <w:rsid w:val="002D7B9D"/>
    <w:rsid w:val="002D7D4A"/>
    <w:rsid w:val="002E0017"/>
    <w:rsid w:val="002E0257"/>
    <w:rsid w:val="002E0278"/>
    <w:rsid w:val="002E0291"/>
    <w:rsid w:val="002E02D4"/>
    <w:rsid w:val="002E068E"/>
    <w:rsid w:val="002E087A"/>
    <w:rsid w:val="002E0AC3"/>
    <w:rsid w:val="002E0B4C"/>
    <w:rsid w:val="002E0DEB"/>
    <w:rsid w:val="002E1051"/>
    <w:rsid w:val="002E1266"/>
    <w:rsid w:val="002E12BE"/>
    <w:rsid w:val="002E12CD"/>
    <w:rsid w:val="002E1319"/>
    <w:rsid w:val="002E13EC"/>
    <w:rsid w:val="002E148B"/>
    <w:rsid w:val="002E1732"/>
    <w:rsid w:val="002E1849"/>
    <w:rsid w:val="002E19B7"/>
    <w:rsid w:val="002E19F9"/>
    <w:rsid w:val="002E2102"/>
    <w:rsid w:val="002E22BF"/>
    <w:rsid w:val="002E2330"/>
    <w:rsid w:val="002E233E"/>
    <w:rsid w:val="002E2350"/>
    <w:rsid w:val="002E23CD"/>
    <w:rsid w:val="002E2505"/>
    <w:rsid w:val="002E25C1"/>
    <w:rsid w:val="002E27A1"/>
    <w:rsid w:val="002E27B8"/>
    <w:rsid w:val="002E2B33"/>
    <w:rsid w:val="002E2EE7"/>
    <w:rsid w:val="002E318E"/>
    <w:rsid w:val="002E3223"/>
    <w:rsid w:val="002E344E"/>
    <w:rsid w:val="002E344F"/>
    <w:rsid w:val="002E3527"/>
    <w:rsid w:val="002E357F"/>
    <w:rsid w:val="002E3784"/>
    <w:rsid w:val="002E38A8"/>
    <w:rsid w:val="002E39C9"/>
    <w:rsid w:val="002E3B72"/>
    <w:rsid w:val="002E3C38"/>
    <w:rsid w:val="002E3C41"/>
    <w:rsid w:val="002E3D27"/>
    <w:rsid w:val="002E41B5"/>
    <w:rsid w:val="002E42C3"/>
    <w:rsid w:val="002E4367"/>
    <w:rsid w:val="002E464D"/>
    <w:rsid w:val="002E465F"/>
    <w:rsid w:val="002E4745"/>
    <w:rsid w:val="002E4895"/>
    <w:rsid w:val="002E4A84"/>
    <w:rsid w:val="002E4B26"/>
    <w:rsid w:val="002E4E0A"/>
    <w:rsid w:val="002E4F99"/>
    <w:rsid w:val="002E5077"/>
    <w:rsid w:val="002E5333"/>
    <w:rsid w:val="002E534E"/>
    <w:rsid w:val="002E53D2"/>
    <w:rsid w:val="002E54B1"/>
    <w:rsid w:val="002E5855"/>
    <w:rsid w:val="002E5B45"/>
    <w:rsid w:val="002E5B87"/>
    <w:rsid w:val="002E5CC1"/>
    <w:rsid w:val="002E60C4"/>
    <w:rsid w:val="002E6411"/>
    <w:rsid w:val="002E66DD"/>
    <w:rsid w:val="002E67F5"/>
    <w:rsid w:val="002E68F0"/>
    <w:rsid w:val="002E6ABD"/>
    <w:rsid w:val="002E6C76"/>
    <w:rsid w:val="002E6CFF"/>
    <w:rsid w:val="002E6EB4"/>
    <w:rsid w:val="002E7190"/>
    <w:rsid w:val="002E721F"/>
    <w:rsid w:val="002E7348"/>
    <w:rsid w:val="002E76F9"/>
    <w:rsid w:val="002E77FA"/>
    <w:rsid w:val="002E7818"/>
    <w:rsid w:val="002E789E"/>
    <w:rsid w:val="002E7934"/>
    <w:rsid w:val="002E7DD9"/>
    <w:rsid w:val="002E7F3D"/>
    <w:rsid w:val="002F026D"/>
    <w:rsid w:val="002F02D1"/>
    <w:rsid w:val="002F0478"/>
    <w:rsid w:val="002F0530"/>
    <w:rsid w:val="002F0642"/>
    <w:rsid w:val="002F069F"/>
    <w:rsid w:val="002F070F"/>
    <w:rsid w:val="002F071E"/>
    <w:rsid w:val="002F086A"/>
    <w:rsid w:val="002F096E"/>
    <w:rsid w:val="002F09AD"/>
    <w:rsid w:val="002F0A9D"/>
    <w:rsid w:val="002F0B14"/>
    <w:rsid w:val="002F0BBE"/>
    <w:rsid w:val="002F0BE4"/>
    <w:rsid w:val="002F0C48"/>
    <w:rsid w:val="002F0DCF"/>
    <w:rsid w:val="002F0E83"/>
    <w:rsid w:val="002F0E8E"/>
    <w:rsid w:val="002F0F0F"/>
    <w:rsid w:val="002F1174"/>
    <w:rsid w:val="002F11DC"/>
    <w:rsid w:val="002F13AB"/>
    <w:rsid w:val="002F13EA"/>
    <w:rsid w:val="002F1503"/>
    <w:rsid w:val="002F153D"/>
    <w:rsid w:val="002F164D"/>
    <w:rsid w:val="002F16E1"/>
    <w:rsid w:val="002F1A98"/>
    <w:rsid w:val="002F1AAE"/>
    <w:rsid w:val="002F1B6C"/>
    <w:rsid w:val="002F1B7D"/>
    <w:rsid w:val="002F1E4D"/>
    <w:rsid w:val="002F1EC8"/>
    <w:rsid w:val="002F1F1F"/>
    <w:rsid w:val="002F1F26"/>
    <w:rsid w:val="002F25B6"/>
    <w:rsid w:val="002F271D"/>
    <w:rsid w:val="002F28AB"/>
    <w:rsid w:val="002F29AB"/>
    <w:rsid w:val="002F2B0B"/>
    <w:rsid w:val="002F2C4C"/>
    <w:rsid w:val="002F2CDB"/>
    <w:rsid w:val="002F2D02"/>
    <w:rsid w:val="002F3071"/>
    <w:rsid w:val="002F32FA"/>
    <w:rsid w:val="002F340F"/>
    <w:rsid w:val="002F3416"/>
    <w:rsid w:val="002F3447"/>
    <w:rsid w:val="002F3775"/>
    <w:rsid w:val="002F3902"/>
    <w:rsid w:val="002F3AD6"/>
    <w:rsid w:val="002F3B34"/>
    <w:rsid w:val="002F3C0E"/>
    <w:rsid w:val="002F3C22"/>
    <w:rsid w:val="002F3D9A"/>
    <w:rsid w:val="002F40F2"/>
    <w:rsid w:val="002F4411"/>
    <w:rsid w:val="002F44C1"/>
    <w:rsid w:val="002F452D"/>
    <w:rsid w:val="002F4554"/>
    <w:rsid w:val="002F48DD"/>
    <w:rsid w:val="002F48E9"/>
    <w:rsid w:val="002F4BAB"/>
    <w:rsid w:val="002F4C66"/>
    <w:rsid w:val="002F4C6C"/>
    <w:rsid w:val="002F4F11"/>
    <w:rsid w:val="002F4F1A"/>
    <w:rsid w:val="002F4F2E"/>
    <w:rsid w:val="002F4FB6"/>
    <w:rsid w:val="002F4FD3"/>
    <w:rsid w:val="002F5018"/>
    <w:rsid w:val="002F52C3"/>
    <w:rsid w:val="002F5357"/>
    <w:rsid w:val="002F5444"/>
    <w:rsid w:val="002F5685"/>
    <w:rsid w:val="002F573D"/>
    <w:rsid w:val="002F5799"/>
    <w:rsid w:val="002F57DA"/>
    <w:rsid w:val="002F58E9"/>
    <w:rsid w:val="002F59FD"/>
    <w:rsid w:val="002F5C99"/>
    <w:rsid w:val="002F5FD4"/>
    <w:rsid w:val="002F6265"/>
    <w:rsid w:val="002F62D4"/>
    <w:rsid w:val="002F694A"/>
    <w:rsid w:val="002F6978"/>
    <w:rsid w:val="002F69FD"/>
    <w:rsid w:val="002F6A28"/>
    <w:rsid w:val="002F6EA9"/>
    <w:rsid w:val="002F7007"/>
    <w:rsid w:val="002F7086"/>
    <w:rsid w:val="002F7303"/>
    <w:rsid w:val="002F75AC"/>
    <w:rsid w:val="002F7621"/>
    <w:rsid w:val="002F7805"/>
    <w:rsid w:val="002F78C1"/>
    <w:rsid w:val="002F7936"/>
    <w:rsid w:val="002F793E"/>
    <w:rsid w:val="002F7947"/>
    <w:rsid w:val="002F79C5"/>
    <w:rsid w:val="002F7FBD"/>
    <w:rsid w:val="00300363"/>
    <w:rsid w:val="003004AD"/>
    <w:rsid w:val="003005FE"/>
    <w:rsid w:val="00300828"/>
    <w:rsid w:val="00300B0D"/>
    <w:rsid w:val="00300E65"/>
    <w:rsid w:val="003010B8"/>
    <w:rsid w:val="00301200"/>
    <w:rsid w:val="00301372"/>
    <w:rsid w:val="003017F6"/>
    <w:rsid w:val="003019DB"/>
    <w:rsid w:val="00301D0B"/>
    <w:rsid w:val="0030205B"/>
    <w:rsid w:val="00302263"/>
    <w:rsid w:val="0030244B"/>
    <w:rsid w:val="00302578"/>
    <w:rsid w:val="00302691"/>
    <w:rsid w:val="0030277D"/>
    <w:rsid w:val="00302A0D"/>
    <w:rsid w:val="00302A5B"/>
    <w:rsid w:val="00302F26"/>
    <w:rsid w:val="00302FB5"/>
    <w:rsid w:val="00302FBC"/>
    <w:rsid w:val="00303592"/>
    <w:rsid w:val="003038B7"/>
    <w:rsid w:val="00303B34"/>
    <w:rsid w:val="00303B87"/>
    <w:rsid w:val="00303CF7"/>
    <w:rsid w:val="00303DB0"/>
    <w:rsid w:val="00304632"/>
    <w:rsid w:val="00304861"/>
    <w:rsid w:val="00304C06"/>
    <w:rsid w:val="00304CEB"/>
    <w:rsid w:val="00304EEA"/>
    <w:rsid w:val="00305211"/>
    <w:rsid w:val="003054E4"/>
    <w:rsid w:val="0030558C"/>
    <w:rsid w:val="003056DA"/>
    <w:rsid w:val="00305A84"/>
    <w:rsid w:val="00305AA5"/>
    <w:rsid w:val="00305AC8"/>
    <w:rsid w:val="00305B83"/>
    <w:rsid w:val="00305CAD"/>
    <w:rsid w:val="00305DDB"/>
    <w:rsid w:val="00305EFE"/>
    <w:rsid w:val="003061F5"/>
    <w:rsid w:val="003062E0"/>
    <w:rsid w:val="00306352"/>
    <w:rsid w:val="00306408"/>
    <w:rsid w:val="00306443"/>
    <w:rsid w:val="0030696F"/>
    <w:rsid w:val="003069A4"/>
    <w:rsid w:val="00306BB1"/>
    <w:rsid w:val="00306D64"/>
    <w:rsid w:val="00306D88"/>
    <w:rsid w:val="00306DAC"/>
    <w:rsid w:val="003071F2"/>
    <w:rsid w:val="003073DF"/>
    <w:rsid w:val="00307568"/>
    <w:rsid w:val="0030757E"/>
    <w:rsid w:val="0030761D"/>
    <w:rsid w:val="003078D8"/>
    <w:rsid w:val="00307905"/>
    <w:rsid w:val="00307FCE"/>
    <w:rsid w:val="0031000C"/>
    <w:rsid w:val="003101C0"/>
    <w:rsid w:val="0031034B"/>
    <w:rsid w:val="003103B3"/>
    <w:rsid w:val="00310483"/>
    <w:rsid w:val="003104F2"/>
    <w:rsid w:val="00310720"/>
    <w:rsid w:val="0031072C"/>
    <w:rsid w:val="003108DA"/>
    <w:rsid w:val="00310AAA"/>
    <w:rsid w:val="00310C61"/>
    <w:rsid w:val="00310E54"/>
    <w:rsid w:val="003110AA"/>
    <w:rsid w:val="00311165"/>
    <w:rsid w:val="003113B9"/>
    <w:rsid w:val="00311406"/>
    <w:rsid w:val="0031153D"/>
    <w:rsid w:val="00311610"/>
    <w:rsid w:val="00311AC0"/>
    <w:rsid w:val="00311E26"/>
    <w:rsid w:val="00311EA4"/>
    <w:rsid w:val="00311FE5"/>
    <w:rsid w:val="0031212D"/>
    <w:rsid w:val="00312563"/>
    <w:rsid w:val="003125DB"/>
    <w:rsid w:val="00312810"/>
    <w:rsid w:val="00312829"/>
    <w:rsid w:val="00312A2A"/>
    <w:rsid w:val="00312A67"/>
    <w:rsid w:val="0031301C"/>
    <w:rsid w:val="0031322B"/>
    <w:rsid w:val="0031332B"/>
    <w:rsid w:val="00313757"/>
    <w:rsid w:val="003138A2"/>
    <w:rsid w:val="00313907"/>
    <w:rsid w:val="0031390C"/>
    <w:rsid w:val="003139FA"/>
    <w:rsid w:val="00313AB1"/>
    <w:rsid w:val="00313EA3"/>
    <w:rsid w:val="00313EF7"/>
    <w:rsid w:val="00313F0A"/>
    <w:rsid w:val="00313F10"/>
    <w:rsid w:val="003142FD"/>
    <w:rsid w:val="0031433D"/>
    <w:rsid w:val="00314571"/>
    <w:rsid w:val="0031468E"/>
    <w:rsid w:val="003146DB"/>
    <w:rsid w:val="00314746"/>
    <w:rsid w:val="00314965"/>
    <w:rsid w:val="00314B50"/>
    <w:rsid w:val="00314C52"/>
    <w:rsid w:val="00314CA6"/>
    <w:rsid w:val="00314CD6"/>
    <w:rsid w:val="00314DB8"/>
    <w:rsid w:val="00314E62"/>
    <w:rsid w:val="00314EE7"/>
    <w:rsid w:val="00314F39"/>
    <w:rsid w:val="00314FE1"/>
    <w:rsid w:val="003150ED"/>
    <w:rsid w:val="00315233"/>
    <w:rsid w:val="003154D9"/>
    <w:rsid w:val="00315567"/>
    <w:rsid w:val="003157A6"/>
    <w:rsid w:val="003158F7"/>
    <w:rsid w:val="003159B4"/>
    <w:rsid w:val="003159FC"/>
    <w:rsid w:val="00315CC0"/>
    <w:rsid w:val="00315CE5"/>
    <w:rsid w:val="00315D6A"/>
    <w:rsid w:val="00315D81"/>
    <w:rsid w:val="00315D92"/>
    <w:rsid w:val="00315FEF"/>
    <w:rsid w:val="0031610B"/>
    <w:rsid w:val="0031631E"/>
    <w:rsid w:val="0031639D"/>
    <w:rsid w:val="00316860"/>
    <w:rsid w:val="00316940"/>
    <w:rsid w:val="003169E2"/>
    <w:rsid w:val="00316A70"/>
    <w:rsid w:val="00316C1E"/>
    <w:rsid w:val="00316CFA"/>
    <w:rsid w:val="00316D79"/>
    <w:rsid w:val="00316DAE"/>
    <w:rsid w:val="0031712D"/>
    <w:rsid w:val="00317390"/>
    <w:rsid w:val="0031740A"/>
    <w:rsid w:val="003174B8"/>
    <w:rsid w:val="00317583"/>
    <w:rsid w:val="0031793A"/>
    <w:rsid w:val="00317E42"/>
    <w:rsid w:val="00317E5C"/>
    <w:rsid w:val="003201D0"/>
    <w:rsid w:val="0032030E"/>
    <w:rsid w:val="003205CD"/>
    <w:rsid w:val="00320642"/>
    <w:rsid w:val="003207AB"/>
    <w:rsid w:val="003208F0"/>
    <w:rsid w:val="0032090D"/>
    <w:rsid w:val="00320960"/>
    <w:rsid w:val="00320970"/>
    <w:rsid w:val="00320B6F"/>
    <w:rsid w:val="00320C59"/>
    <w:rsid w:val="00320F5F"/>
    <w:rsid w:val="003211C7"/>
    <w:rsid w:val="00321299"/>
    <w:rsid w:val="003212D8"/>
    <w:rsid w:val="003214D3"/>
    <w:rsid w:val="0032196D"/>
    <w:rsid w:val="00321986"/>
    <w:rsid w:val="00321AA7"/>
    <w:rsid w:val="00321B1B"/>
    <w:rsid w:val="00321BCD"/>
    <w:rsid w:val="00321CA6"/>
    <w:rsid w:val="00321D29"/>
    <w:rsid w:val="00321E88"/>
    <w:rsid w:val="00321EDB"/>
    <w:rsid w:val="00321FE9"/>
    <w:rsid w:val="003221B5"/>
    <w:rsid w:val="003222D5"/>
    <w:rsid w:val="00322395"/>
    <w:rsid w:val="003225E0"/>
    <w:rsid w:val="00322646"/>
    <w:rsid w:val="0032267A"/>
    <w:rsid w:val="00322728"/>
    <w:rsid w:val="00322A33"/>
    <w:rsid w:val="00322B39"/>
    <w:rsid w:val="00322B80"/>
    <w:rsid w:val="00322BAC"/>
    <w:rsid w:val="00322C21"/>
    <w:rsid w:val="00322D09"/>
    <w:rsid w:val="00322F8E"/>
    <w:rsid w:val="00322F9A"/>
    <w:rsid w:val="00322FDC"/>
    <w:rsid w:val="00323207"/>
    <w:rsid w:val="0032341A"/>
    <w:rsid w:val="00323522"/>
    <w:rsid w:val="003235BC"/>
    <w:rsid w:val="003235BF"/>
    <w:rsid w:val="003239BD"/>
    <w:rsid w:val="00323BBE"/>
    <w:rsid w:val="00323F36"/>
    <w:rsid w:val="00324110"/>
    <w:rsid w:val="0032411E"/>
    <w:rsid w:val="00324232"/>
    <w:rsid w:val="00324280"/>
    <w:rsid w:val="003243E8"/>
    <w:rsid w:val="00324425"/>
    <w:rsid w:val="00324473"/>
    <w:rsid w:val="00324524"/>
    <w:rsid w:val="00324842"/>
    <w:rsid w:val="00324933"/>
    <w:rsid w:val="0032494F"/>
    <w:rsid w:val="00324B24"/>
    <w:rsid w:val="00324DEA"/>
    <w:rsid w:val="00324E47"/>
    <w:rsid w:val="00324FE7"/>
    <w:rsid w:val="00325309"/>
    <w:rsid w:val="00325438"/>
    <w:rsid w:val="00325987"/>
    <w:rsid w:val="003259A0"/>
    <w:rsid w:val="003259B6"/>
    <w:rsid w:val="003259D4"/>
    <w:rsid w:val="003259E3"/>
    <w:rsid w:val="00325B84"/>
    <w:rsid w:val="00325EF6"/>
    <w:rsid w:val="00326374"/>
    <w:rsid w:val="003264DF"/>
    <w:rsid w:val="003266DC"/>
    <w:rsid w:val="003266F1"/>
    <w:rsid w:val="003266FF"/>
    <w:rsid w:val="0032693B"/>
    <w:rsid w:val="00326B92"/>
    <w:rsid w:val="00326E0F"/>
    <w:rsid w:val="00326E17"/>
    <w:rsid w:val="00326E5D"/>
    <w:rsid w:val="00327068"/>
    <w:rsid w:val="003270F9"/>
    <w:rsid w:val="0032719D"/>
    <w:rsid w:val="003271FB"/>
    <w:rsid w:val="0032720B"/>
    <w:rsid w:val="003272BE"/>
    <w:rsid w:val="003272F9"/>
    <w:rsid w:val="003273CD"/>
    <w:rsid w:val="00327639"/>
    <w:rsid w:val="003276C9"/>
    <w:rsid w:val="003276DB"/>
    <w:rsid w:val="003279D0"/>
    <w:rsid w:val="00327F39"/>
    <w:rsid w:val="0033016C"/>
    <w:rsid w:val="003301F9"/>
    <w:rsid w:val="00330291"/>
    <w:rsid w:val="003303D6"/>
    <w:rsid w:val="003305F9"/>
    <w:rsid w:val="00330817"/>
    <w:rsid w:val="00330AD0"/>
    <w:rsid w:val="00330C19"/>
    <w:rsid w:val="00330C9E"/>
    <w:rsid w:val="00330F01"/>
    <w:rsid w:val="00330FC7"/>
    <w:rsid w:val="00330FE1"/>
    <w:rsid w:val="003310A8"/>
    <w:rsid w:val="00331302"/>
    <w:rsid w:val="00331483"/>
    <w:rsid w:val="0033156B"/>
    <w:rsid w:val="003317FA"/>
    <w:rsid w:val="00331816"/>
    <w:rsid w:val="00332044"/>
    <w:rsid w:val="0033206A"/>
    <w:rsid w:val="003320C3"/>
    <w:rsid w:val="0033214F"/>
    <w:rsid w:val="00332157"/>
    <w:rsid w:val="00332360"/>
    <w:rsid w:val="0033281E"/>
    <w:rsid w:val="003329A0"/>
    <w:rsid w:val="00332A63"/>
    <w:rsid w:val="00332D0B"/>
    <w:rsid w:val="00332D69"/>
    <w:rsid w:val="00332DA1"/>
    <w:rsid w:val="00332E52"/>
    <w:rsid w:val="00333108"/>
    <w:rsid w:val="00333219"/>
    <w:rsid w:val="0033338D"/>
    <w:rsid w:val="003336BD"/>
    <w:rsid w:val="00333916"/>
    <w:rsid w:val="003339E4"/>
    <w:rsid w:val="00333A53"/>
    <w:rsid w:val="00333B42"/>
    <w:rsid w:val="00333BC6"/>
    <w:rsid w:val="00333D3B"/>
    <w:rsid w:val="00333D72"/>
    <w:rsid w:val="00333FDF"/>
    <w:rsid w:val="00334044"/>
    <w:rsid w:val="00334079"/>
    <w:rsid w:val="00334481"/>
    <w:rsid w:val="00334587"/>
    <w:rsid w:val="003349BF"/>
    <w:rsid w:val="00334A31"/>
    <w:rsid w:val="00334A73"/>
    <w:rsid w:val="00334B82"/>
    <w:rsid w:val="00334C1A"/>
    <w:rsid w:val="00334F16"/>
    <w:rsid w:val="003351AE"/>
    <w:rsid w:val="00335490"/>
    <w:rsid w:val="003357F8"/>
    <w:rsid w:val="00335E1F"/>
    <w:rsid w:val="00335EE3"/>
    <w:rsid w:val="00335FD6"/>
    <w:rsid w:val="003361D3"/>
    <w:rsid w:val="003365A7"/>
    <w:rsid w:val="003368A4"/>
    <w:rsid w:val="00336A3F"/>
    <w:rsid w:val="00336AAF"/>
    <w:rsid w:val="00336C79"/>
    <w:rsid w:val="00336EE1"/>
    <w:rsid w:val="00337205"/>
    <w:rsid w:val="0033727A"/>
    <w:rsid w:val="0033737B"/>
    <w:rsid w:val="0033753E"/>
    <w:rsid w:val="003378D5"/>
    <w:rsid w:val="00337971"/>
    <w:rsid w:val="00337B4B"/>
    <w:rsid w:val="00337B93"/>
    <w:rsid w:val="00337E7C"/>
    <w:rsid w:val="0034001E"/>
    <w:rsid w:val="0034008F"/>
    <w:rsid w:val="00340160"/>
    <w:rsid w:val="00340194"/>
    <w:rsid w:val="003401E1"/>
    <w:rsid w:val="00340354"/>
    <w:rsid w:val="003403F6"/>
    <w:rsid w:val="00340403"/>
    <w:rsid w:val="003405F3"/>
    <w:rsid w:val="003406E3"/>
    <w:rsid w:val="00340829"/>
    <w:rsid w:val="00340885"/>
    <w:rsid w:val="00340E26"/>
    <w:rsid w:val="0034142F"/>
    <w:rsid w:val="003414F6"/>
    <w:rsid w:val="00341521"/>
    <w:rsid w:val="00341698"/>
    <w:rsid w:val="00341783"/>
    <w:rsid w:val="003418E6"/>
    <w:rsid w:val="0034192A"/>
    <w:rsid w:val="00341AD8"/>
    <w:rsid w:val="00341B13"/>
    <w:rsid w:val="00341CDD"/>
    <w:rsid w:val="00341E0C"/>
    <w:rsid w:val="00341E8F"/>
    <w:rsid w:val="003423B2"/>
    <w:rsid w:val="00342614"/>
    <w:rsid w:val="003427FA"/>
    <w:rsid w:val="0034290C"/>
    <w:rsid w:val="00342B2C"/>
    <w:rsid w:val="00342B56"/>
    <w:rsid w:val="003430F8"/>
    <w:rsid w:val="00343154"/>
    <w:rsid w:val="0034325E"/>
    <w:rsid w:val="003433FC"/>
    <w:rsid w:val="00343534"/>
    <w:rsid w:val="003435A6"/>
    <w:rsid w:val="003436DC"/>
    <w:rsid w:val="00343919"/>
    <w:rsid w:val="00343922"/>
    <w:rsid w:val="00343B43"/>
    <w:rsid w:val="003441D0"/>
    <w:rsid w:val="00344224"/>
    <w:rsid w:val="00344346"/>
    <w:rsid w:val="00344425"/>
    <w:rsid w:val="0034460C"/>
    <w:rsid w:val="0034479E"/>
    <w:rsid w:val="003447BB"/>
    <w:rsid w:val="00344815"/>
    <w:rsid w:val="00344B44"/>
    <w:rsid w:val="00344CA5"/>
    <w:rsid w:val="00344CAA"/>
    <w:rsid w:val="00344D79"/>
    <w:rsid w:val="00344EF1"/>
    <w:rsid w:val="00345094"/>
    <w:rsid w:val="003450BF"/>
    <w:rsid w:val="0034539A"/>
    <w:rsid w:val="003453A9"/>
    <w:rsid w:val="00345445"/>
    <w:rsid w:val="00345824"/>
    <w:rsid w:val="0034598F"/>
    <w:rsid w:val="00345A75"/>
    <w:rsid w:val="00345C7B"/>
    <w:rsid w:val="00345D0C"/>
    <w:rsid w:val="00345E7F"/>
    <w:rsid w:val="00345EAA"/>
    <w:rsid w:val="00345FEE"/>
    <w:rsid w:val="003462F5"/>
    <w:rsid w:val="00346366"/>
    <w:rsid w:val="0034654C"/>
    <w:rsid w:val="0034656E"/>
    <w:rsid w:val="00346591"/>
    <w:rsid w:val="00346677"/>
    <w:rsid w:val="003466D8"/>
    <w:rsid w:val="003467D1"/>
    <w:rsid w:val="00346889"/>
    <w:rsid w:val="003469CB"/>
    <w:rsid w:val="00346A02"/>
    <w:rsid w:val="00346AB1"/>
    <w:rsid w:val="00346ABF"/>
    <w:rsid w:val="00346CD6"/>
    <w:rsid w:val="00346CDE"/>
    <w:rsid w:val="00346D31"/>
    <w:rsid w:val="00346D46"/>
    <w:rsid w:val="00347020"/>
    <w:rsid w:val="00347039"/>
    <w:rsid w:val="00347290"/>
    <w:rsid w:val="00347384"/>
    <w:rsid w:val="003477B2"/>
    <w:rsid w:val="003478BC"/>
    <w:rsid w:val="003478F1"/>
    <w:rsid w:val="00347D70"/>
    <w:rsid w:val="00347E80"/>
    <w:rsid w:val="0035005E"/>
    <w:rsid w:val="003500E2"/>
    <w:rsid w:val="0035018D"/>
    <w:rsid w:val="003503EC"/>
    <w:rsid w:val="0035044D"/>
    <w:rsid w:val="00350800"/>
    <w:rsid w:val="00350815"/>
    <w:rsid w:val="003508CA"/>
    <w:rsid w:val="003509AD"/>
    <w:rsid w:val="00350B87"/>
    <w:rsid w:val="00350F93"/>
    <w:rsid w:val="003510B4"/>
    <w:rsid w:val="0035113D"/>
    <w:rsid w:val="00351163"/>
    <w:rsid w:val="00351210"/>
    <w:rsid w:val="0035146F"/>
    <w:rsid w:val="003514FF"/>
    <w:rsid w:val="003516B3"/>
    <w:rsid w:val="003517FC"/>
    <w:rsid w:val="003517FD"/>
    <w:rsid w:val="003518E4"/>
    <w:rsid w:val="0035193E"/>
    <w:rsid w:val="00351982"/>
    <w:rsid w:val="0035199A"/>
    <w:rsid w:val="003519C4"/>
    <w:rsid w:val="00351A4C"/>
    <w:rsid w:val="00351A61"/>
    <w:rsid w:val="00351A93"/>
    <w:rsid w:val="00351B5D"/>
    <w:rsid w:val="00351F32"/>
    <w:rsid w:val="00351FA2"/>
    <w:rsid w:val="003522F9"/>
    <w:rsid w:val="00352338"/>
    <w:rsid w:val="003526DC"/>
    <w:rsid w:val="00352909"/>
    <w:rsid w:val="00352B1D"/>
    <w:rsid w:val="00352B54"/>
    <w:rsid w:val="00352BB4"/>
    <w:rsid w:val="00352CAC"/>
    <w:rsid w:val="00352E42"/>
    <w:rsid w:val="00352E9F"/>
    <w:rsid w:val="00352F4F"/>
    <w:rsid w:val="00352F8B"/>
    <w:rsid w:val="00353168"/>
    <w:rsid w:val="00353391"/>
    <w:rsid w:val="00353B87"/>
    <w:rsid w:val="00353E9F"/>
    <w:rsid w:val="00353F2E"/>
    <w:rsid w:val="0035425E"/>
    <w:rsid w:val="003542A6"/>
    <w:rsid w:val="003549C0"/>
    <w:rsid w:val="00354AB4"/>
    <w:rsid w:val="00354B43"/>
    <w:rsid w:val="00354D54"/>
    <w:rsid w:val="00355095"/>
    <w:rsid w:val="0035527A"/>
    <w:rsid w:val="00355351"/>
    <w:rsid w:val="0035551A"/>
    <w:rsid w:val="003556F7"/>
    <w:rsid w:val="00355810"/>
    <w:rsid w:val="0035591B"/>
    <w:rsid w:val="00355A47"/>
    <w:rsid w:val="00355A82"/>
    <w:rsid w:val="00355C55"/>
    <w:rsid w:val="00355CA4"/>
    <w:rsid w:val="00355CC5"/>
    <w:rsid w:val="003560A5"/>
    <w:rsid w:val="0035614A"/>
    <w:rsid w:val="00356232"/>
    <w:rsid w:val="00356296"/>
    <w:rsid w:val="00356351"/>
    <w:rsid w:val="0035636B"/>
    <w:rsid w:val="00356504"/>
    <w:rsid w:val="0035667F"/>
    <w:rsid w:val="003566AA"/>
    <w:rsid w:val="003568F2"/>
    <w:rsid w:val="00356B9F"/>
    <w:rsid w:val="00356CB1"/>
    <w:rsid w:val="00356CB8"/>
    <w:rsid w:val="00357079"/>
    <w:rsid w:val="0035718D"/>
    <w:rsid w:val="003571C9"/>
    <w:rsid w:val="0035726F"/>
    <w:rsid w:val="00357499"/>
    <w:rsid w:val="003574FF"/>
    <w:rsid w:val="003577D1"/>
    <w:rsid w:val="00357B5B"/>
    <w:rsid w:val="00357B8E"/>
    <w:rsid w:val="00360104"/>
    <w:rsid w:val="0036011A"/>
    <w:rsid w:val="00360294"/>
    <w:rsid w:val="003602D0"/>
    <w:rsid w:val="00360311"/>
    <w:rsid w:val="00360708"/>
    <w:rsid w:val="00360789"/>
    <w:rsid w:val="003607D8"/>
    <w:rsid w:val="0036081C"/>
    <w:rsid w:val="0036082E"/>
    <w:rsid w:val="00360863"/>
    <w:rsid w:val="00360994"/>
    <w:rsid w:val="00360B46"/>
    <w:rsid w:val="00360DA7"/>
    <w:rsid w:val="00360F37"/>
    <w:rsid w:val="00361026"/>
    <w:rsid w:val="0036119B"/>
    <w:rsid w:val="00361219"/>
    <w:rsid w:val="00361721"/>
    <w:rsid w:val="00361764"/>
    <w:rsid w:val="003618D7"/>
    <w:rsid w:val="00361B4E"/>
    <w:rsid w:val="00361C30"/>
    <w:rsid w:val="00361C6E"/>
    <w:rsid w:val="00361E37"/>
    <w:rsid w:val="0036202E"/>
    <w:rsid w:val="003620FA"/>
    <w:rsid w:val="00362107"/>
    <w:rsid w:val="00362138"/>
    <w:rsid w:val="0036218F"/>
    <w:rsid w:val="00362280"/>
    <w:rsid w:val="003625B7"/>
    <w:rsid w:val="003626AA"/>
    <w:rsid w:val="003629B6"/>
    <w:rsid w:val="003629C0"/>
    <w:rsid w:val="00362A11"/>
    <w:rsid w:val="00362A30"/>
    <w:rsid w:val="00362DF2"/>
    <w:rsid w:val="0036300B"/>
    <w:rsid w:val="0036309D"/>
    <w:rsid w:val="00363224"/>
    <w:rsid w:val="00363227"/>
    <w:rsid w:val="003634B5"/>
    <w:rsid w:val="0036356F"/>
    <w:rsid w:val="003635EB"/>
    <w:rsid w:val="00363A69"/>
    <w:rsid w:val="00363B69"/>
    <w:rsid w:val="00363CDF"/>
    <w:rsid w:val="00363EAF"/>
    <w:rsid w:val="00363F18"/>
    <w:rsid w:val="00363F4C"/>
    <w:rsid w:val="00363FE2"/>
    <w:rsid w:val="0036407D"/>
    <w:rsid w:val="0036424D"/>
    <w:rsid w:val="00364519"/>
    <w:rsid w:val="00364593"/>
    <w:rsid w:val="003645EC"/>
    <w:rsid w:val="00364C93"/>
    <w:rsid w:val="00364E5A"/>
    <w:rsid w:val="00365030"/>
    <w:rsid w:val="003650B2"/>
    <w:rsid w:val="00365139"/>
    <w:rsid w:val="0036525F"/>
    <w:rsid w:val="00365333"/>
    <w:rsid w:val="00365338"/>
    <w:rsid w:val="00365474"/>
    <w:rsid w:val="0036547C"/>
    <w:rsid w:val="0036547F"/>
    <w:rsid w:val="003655E0"/>
    <w:rsid w:val="003655E4"/>
    <w:rsid w:val="003657AF"/>
    <w:rsid w:val="0036592C"/>
    <w:rsid w:val="00365970"/>
    <w:rsid w:val="00365BD1"/>
    <w:rsid w:val="00366033"/>
    <w:rsid w:val="0036624E"/>
    <w:rsid w:val="00366320"/>
    <w:rsid w:val="0036633B"/>
    <w:rsid w:val="00366340"/>
    <w:rsid w:val="003663A8"/>
    <w:rsid w:val="00366758"/>
    <w:rsid w:val="003669CD"/>
    <w:rsid w:val="00366BFD"/>
    <w:rsid w:val="003671AC"/>
    <w:rsid w:val="00367294"/>
    <w:rsid w:val="00367415"/>
    <w:rsid w:val="00367628"/>
    <w:rsid w:val="003676AF"/>
    <w:rsid w:val="003676E9"/>
    <w:rsid w:val="003677DC"/>
    <w:rsid w:val="00367840"/>
    <w:rsid w:val="0036791C"/>
    <w:rsid w:val="00367965"/>
    <w:rsid w:val="00367986"/>
    <w:rsid w:val="00367A22"/>
    <w:rsid w:val="0037007A"/>
    <w:rsid w:val="0037027F"/>
    <w:rsid w:val="00370669"/>
    <w:rsid w:val="00370723"/>
    <w:rsid w:val="00370753"/>
    <w:rsid w:val="00370BCA"/>
    <w:rsid w:val="00371088"/>
    <w:rsid w:val="00371147"/>
    <w:rsid w:val="0037166C"/>
    <w:rsid w:val="00371790"/>
    <w:rsid w:val="00371F2E"/>
    <w:rsid w:val="00372030"/>
    <w:rsid w:val="003720A1"/>
    <w:rsid w:val="0037225C"/>
    <w:rsid w:val="003724DB"/>
    <w:rsid w:val="003724F8"/>
    <w:rsid w:val="0037259A"/>
    <w:rsid w:val="003726D0"/>
    <w:rsid w:val="0037276C"/>
    <w:rsid w:val="003728BC"/>
    <w:rsid w:val="00372B41"/>
    <w:rsid w:val="00372C1F"/>
    <w:rsid w:val="00373010"/>
    <w:rsid w:val="003730E7"/>
    <w:rsid w:val="003730F1"/>
    <w:rsid w:val="0037327F"/>
    <w:rsid w:val="003733CD"/>
    <w:rsid w:val="003735DB"/>
    <w:rsid w:val="0037373C"/>
    <w:rsid w:val="00373760"/>
    <w:rsid w:val="003738BB"/>
    <w:rsid w:val="00373EC3"/>
    <w:rsid w:val="00373FDF"/>
    <w:rsid w:val="0037421D"/>
    <w:rsid w:val="0037422A"/>
    <w:rsid w:val="00374489"/>
    <w:rsid w:val="00374558"/>
    <w:rsid w:val="003746A5"/>
    <w:rsid w:val="0037474A"/>
    <w:rsid w:val="00374865"/>
    <w:rsid w:val="003748B6"/>
    <w:rsid w:val="003749A4"/>
    <w:rsid w:val="00374B67"/>
    <w:rsid w:val="00374B86"/>
    <w:rsid w:val="00374CF6"/>
    <w:rsid w:val="00374D0C"/>
    <w:rsid w:val="00374FE7"/>
    <w:rsid w:val="0037505D"/>
    <w:rsid w:val="0037554E"/>
    <w:rsid w:val="003756DF"/>
    <w:rsid w:val="0037583C"/>
    <w:rsid w:val="00375849"/>
    <w:rsid w:val="0037589A"/>
    <w:rsid w:val="00375985"/>
    <w:rsid w:val="00375A20"/>
    <w:rsid w:val="00375ACD"/>
    <w:rsid w:val="00375DB6"/>
    <w:rsid w:val="00375DD8"/>
    <w:rsid w:val="00375E27"/>
    <w:rsid w:val="00375E37"/>
    <w:rsid w:val="00375ECA"/>
    <w:rsid w:val="003761AB"/>
    <w:rsid w:val="00376346"/>
    <w:rsid w:val="00376722"/>
    <w:rsid w:val="0037679B"/>
    <w:rsid w:val="003768CF"/>
    <w:rsid w:val="00376936"/>
    <w:rsid w:val="003769BB"/>
    <w:rsid w:val="00376E87"/>
    <w:rsid w:val="00376F1A"/>
    <w:rsid w:val="003771F9"/>
    <w:rsid w:val="00377255"/>
    <w:rsid w:val="00377256"/>
    <w:rsid w:val="00377420"/>
    <w:rsid w:val="003778B5"/>
    <w:rsid w:val="00377DDD"/>
    <w:rsid w:val="0038035D"/>
    <w:rsid w:val="00380577"/>
    <w:rsid w:val="003807C0"/>
    <w:rsid w:val="0038098F"/>
    <w:rsid w:val="00380F12"/>
    <w:rsid w:val="00380F91"/>
    <w:rsid w:val="00381652"/>
    <w:rsid w:val="003817D6"/>
    <w:rsid w:val="00381867"/>
    <w:rsid w:val="0038191D"/>
    <w:rsid w:val="00381EA4"/>
    <w:rsid w:val="00381F80"/>
    <w:rsid w:val="0038201B"/>
    <w:rsid w:val="00382682"/>
    <w:rsid w:val="0038275A"/>
    <w:rsid w:val="00382763"/>
    <w:rsid w:val="0038278A"/>
    <w:rsid w:val="00382899"/>
    <w:rsid w:val="00382CDB"/>
    <w:rsid w:val="00382F4D"/>
    <w:rsid w:val="0038305A"/>
    <w:rsid w:val="0038323E"/>
    <w:rsid w:val="003834D1"/>
    <w:rsid w:val="003834F4"/>
    <w:rsid w:val="003835BB"/>
    <w:rsid w:val="00383650"/>
    <w:rsid w:val="003836CB"/>
    <w:rsid w:val="00383739"/>
    <w:rsid w:val="00383949"/>
    <w:rsid w:val="00383CB9"/>
    <w:rsid w:val="00383DFD"/>
    <w:rsid w:val="00383E97"/>
    <w:rsid w:val="00383EA2"/>
    <w:rsid w:val="00383F9C"/>
    <w:rsid w:val="00384005"/>
    <w:rsid w:val="003840FE"/>
    <w:rsid w:val="00384467"/>
    <w:rsid w:val="003845DF"/>
    <w:rsid w:val="003845F1"/>
    <w:rsid w:val="00384728"/>
    <w:rsid w:val="0038489C"/>
    <w:rsid w:val="00384997"/>
    <w:rsid w:val="00384A68"/>
    <w:rsid w:val="00384C1F"/>
    <w:rsid w:val="00384C86"/>
    <w:rsid w:val="00384DC3"/>
    <w:rsid w:val="00384F39"/>
    <w:rsid w:val="00384F51"/>
    <w:rsid w:val="003850D4"/>
    <w:rsid w:val="00385318"/>
    <w:rsid w:val="003854FF"/>
    <w:rsid w:val="00385910"/>
    <w:rsid w:val="003859D4"/>
    <w:rsid w:val="00385A32"/>
    <w:rsid w:val="00385C03"/>
    <w:rsid w:val="00385C21"/>
    <w:rsid w:val="00385CF7"/>
    <w:rsid w:val="00385FB0"/>
    <w:rsid w:val="00386022"/>
    <w:rsid w:val="003860E3"/>
    <w:rsid w:val="00386121"/>
    <w:rsid w:val="00386196"/>
    <w:rsid w:val="00386270"/>
    <w:rsid w:val="0038662F"/>
    <w:rsid w:val="00386647"/>
    <w:rsid w:val="003866D8"/>
    <w:rsid w:val="0038680C"/>
    <w:rsid w:val="00386B55"/>
    <w:rsid w:val="00386C16"/>
    <w:rsid w:val="00386C89"/>
    <w:rsid w:val="00386E06"/>
    <w:rsid w:val="00386FC0"/>
    <w:rsid w:val="00387351"/>
    <w:rsid w:val="00387413"/>
    <w:rsid w:val="00387433"/>
    <w:rsid w:val="0038763E"/>
    <w:rsid w:val="0038776C"/>
    <w:rsid w:val="003878D5"/>
    <w:rsid w:val="00387A4F"/>
    <w:rsid w:val="00387AFD"/>
    <w:rsid w:val="00387BB8"/>
    <w:rsid w:val="00387C86"/>
    <w:rsid w:val="00387E62"/>
    <w:rsid w:val="00387EAC"/>
    <w:rsid w:val="003900E2"/>
    <w:rsid w:val="003901E8"/>
    <w:rsid w:val="00390676"/>
    <w:rsid w:val="003906DE"/>
    <w:rsid w:val="00390779"/>
    <w:rsid w:val="003907C0"/>
    <w:rsid w:val="00390ADD"/>
    <w:rsid w:val="00390C08"/>
    <w:rsid w:val="00390C8E"/>
    <w:rsid w:val="00390D40"/>
    <w:rsid w:val="00390E01"/>
    <w:rsid w:val="00390E2D"/>
    <w:rsid w:val="00391030"/>
    <w:rsid w:val="00391345"/>
    <w:rsid w:val="003915E1"/>
    <w:rsid w:val="00391776"/>
    <w:rsid w:val="0039179B"/>
    <w:rsid w:val="00391A68"/>
    <w:rsid w:val="00391AAD"/>
    <w:rsid w:val="00391C32"/>
    <w:rsid w:val="00391EA5"/>
    <w:rsid w:val="00391F33"/>
    <w:rsid w:val="00391F45"/>
    <w:rsid w:val="003923F2"/>
    <w:rsid w:val="00392479"/>
    <w:rsid w:val="0039251F"/>
    <w:rsid w:val="003925E6"/>
    <w:rsid w:val="00392CAC"/>
    <w:rsid w:val="00392CF2"/>
    <w:rsid w:val="00392EB0"/>
    <w:rsid w:val="00392F21"/>
    <w:rsid w:val="0039326C"/>
    <w:rsid w:val="0039342E"/>
    <w:rsid w:val="003934DD"/>
    <w:rsid w:val="00393BA0"/>
    <w:rsid w:val="00393D96"/>
    <w:rsid w:val="00393F31"/>
    <w:rsid w:val="00394018"/>
    <w:rsid w:val="003940C7"/>
    <w:rsid w:val="003941DC"/>
    <w:rsid w:val="00394231"/>
    <w:rsid w:val="00394A11"/>
    <w:rsid w:val="00394DEB"/>
    <w:rsid w:val="00394E4A"/>
    <w:rsid w:val="00394E60"/>
    <w:rsid w:val="00394F47"/>
    <w:rsid w:val="00394F52"/>
    <w:rsid w:val="0039515B"/>
    <w:rsid w:val="00395191"/>
    <w:rsid w:val="003952C1"/>
    <w:rsid w:val="0039571B"/>
    <w:rsid w:val="00395781"/>
    <w:rsid w:val="00395818"/>
    <w:rsid w:val="00395919"/>
    <w:rsid w:val="00395A37"/>
    <w:rsid w:val="00395C19"/>
    <w:rsid w:val="00395C8E"/>
    <w:rsid w:val="00395E11"/>
    <w:rsid w:val="00395F0E"/>
    <w:rsid w:val="00395F61"/>
    <w:rsid w:val="00395FD6"/>
    <w:rsid w:val="003961F0"/>
    <w:rsid w:val="003963AD"/>
    <w:rsid w:val="003964C4"/>
    <w:rsid w:val="0039670A"/>
    <w:rsid w:val="00396788"/>
    <w:rsid w:val="0039679E"/>
    <w:rsid w:val="003967C9"/>
    <w:rsid w:val="00396817"/>
    <w:rsid w:val="003969C7"/>
    <w:rsid w:val="00396BB6"/>
    <w:rsid w:val="00396D2C"/>
    <w:rsid w:val="00396E30"/>
    <w:rsid w:val="0039706F"/>
    <w:rsid w:val="003972C3"/>
    <w:rsid w:val="003974B4"/>
    <w:rsid w:val="003978CA"/>
    <w:rsid w:val="0039792F"/>
    <w:rsid w:val="00397A58"/>
    <w:rsid w:val="00397B0B"/>
    <w:rsid w:val="00397B9A"/>
    <w:rsid w:val="00397EC5"/>
    <w:rsid w:val="00397EE1"/>
    <w:rsid w:val="00397F13"/>
    <w:rsid w:val="003A0025"/>
    <w:rsid w:val="003A0364"/>
    <w:rsid w:val="003A05ED"/>
    <w:rsid w:val="003A06E9"/>
    <w:rsid w:val="003A07F6"/>
    <w:rsid w:val="003A0C9D"/>
    <w:rsid w:val="003A0CD1"/>
    <w:rsid w:val="003A138A"/>
    <w:rsid w:val="003A1428"/>
    <w:rsid w:val="003A14C3"/>
    <w:rsid w:val="003A16BE"/>
    <w:rsid w:val="003A1708"/>
    <w:rsid w:val="003A1754"/>
    <w:rsid w:val="003A1805"/>
    <w:rsid w:val="003A1884"/>
    <w:rsid w:val="003A19DC"/>
    <w:rsid w:val="003A1A22"/>
    <w:rsid w:val="003A1A2B"/>
    <w:rsid w:val="003A1AD7"/>
    <w:rsid w:val="003A1F20"/>
    <w:rsid w:val="003A20AB"/>
    <w:rsid w:val="003A20FB"/>
    <w:rsid w:val="003A2135"/>
    <w:rsid w:val="003A236C"/>
    <w:rsid w:val="003A2374"/>
    <w:rsid w:val="003A2395"/>
    <w:rsid w:val="003A2421"/>
    <w:rsid w:val="003A2559"/>
    <w:rsid w:val="003A2641"/>
    <w:rsid w:val="003A27B5"/>
    <w:rsid w:val="003A28E3"/>
    <w:rsid w:val="003A28F3"/>
    <w:rsid w:val="003A29B4"/>
    <w:rsid w:val="003A2C5F"/>
    <w:rsid w:val="003A2CE7"/>
    <w:rsid w:val="003A2E3F"/>
    <w:rsid w:val="003A2F41"/>
    <w:rsid w:val="003A30D0"/>
    <w:rsid w:val="003A30F0"/>
    <w:rsid w:val="003A3331"/>
    <w:rsid w:val="003A3744"/>
    <w:rsid w:val="003A3CA8"/>
    <w:rsid w:val="003A3EDE"/>
    <w:rsid w:val="003A4415"/>
    <w:rsid w:val="003A4447"/>
    <w:rsid w:val="003A4452"/>
    <w:rsid w:val="003A45DC"/>
    <w:rsid w:val="003A4A6F"/>
    <w:rsid w:val="003A4DEB"/>
    <w:rsid w:val="003A5045"/>
    <w:rsid w:val="003A5196"/>
    <w:rsid w:val="003A5277"/>
    <w:rsid w:val="003A54AB"/>
    <w:rsid w:val="003A5543"/>
    <w:rsid w:val="003A569B"/>
    <w:rsid w:val="003A5753"/>
    <w:rsid w:val="003A5789"/>
    <w:rsid w:val="003A57F4"/>
    <w:rsid w:val="003A5C82"/>
    <w:rsid w:val="003A5F21"/>
    <w:rsid w:val="003A5FC5"/>
    <w:rsid w:val="003A5FD3"/>
    <w:rsid w:val="003A6439"/>
    <w:rsid w:val="003A646F"/>
    <w:rsid w:val="003A668C"/>
    <w:rsid w:val="003A66C6"/>
    <w:rsid w:val="003A6C1A"/>
    <w:rsid w:val="003A6CE0"/>
    <w:rsid w:val="003A70F2"/>
    <w:rsid w:val="003A7412"/>
    <w:rsid w:val="003A752F"/>
    <w:rsid w:val="003A7692"/>
    <w:rsid w:val="003A78B8"/>
    <w:rsid w:val="003A797E"/>
    <w:rsid w:val="003A79AD"/>
    <w:rsid w:val="003A7A67"/>
    <w:rsid w:val="003A7C19"/>
    <w:rsid w:val="003A7DEF"/>
    <w:rsid w:val="003B032F"/>
    <w:rsid w:val="003B0436"/>
    <w:rsid w:val="003B043D"/>
    <w:rsid w:val="003B0460"/>
    <w:rsid w:val="003B0606"/>
    <w:rsid w:val="003B06AE"/>
    <w:rsid w:val="003B078B"/>
    <w:rsid w:val="003B080D"/>
    <w:rsid w:val="003B0C2F"/>
    <w:rsid w:val="003B0DAF"/>
    <w:rsid w:val="003B0F26"/>
    <w:rsid w:val="003B1535"/>
    <w:rsid w:val="003B1726"/>
    <w:rsid w:val="003B187F"/>
    <w:rsid w:val="003B19C3"/>
    <w:rsid w:val="003B1FCD"/>
    <w:rsid w:val="003B2140"/>
    <w:rsid w:val="003B22EB"/>
    <w:rsid w:val="003B23A5"/>
    <w:rsid w:val="003B2538"/>
    <w:rsid w:val="003B2556"/>
    <w:rsid w:val="003B2584"/>
    <w:rsid w:val="003B25AB"/>
    <w:rsid w:val="003B2926"/>
    <w:rsid w:val="003B2968"/>
    <w:rsid w:val="003B2B32"/>
    <w:rsid w:val="003B3068"/>
    <w:rsid w:val="003B3121"/>
    <w:rsid w:val="003B3134"/>
    <w:rsid w:val="003B320D"/>
    <w:rsid w:val="003B3296"/>
    <w:rsid w:val="003B3354"/>
    <w:rsid w:val="003B3378"/>
    <w:rsid w:val="003B3412"/>
    <w:rsid w:val="003B34BC"/>
    <w:rsid w:val="003B3A2B"/>
    <w:rsid w:val="003B3AE8"/>
    <w:rsid w:val="003B3BBD"/>
    <w:rsid w:val="003B3D03"/>
    <w:rsid w:val="003B3D63"/>
    <w:rsid w:val="003B4168"/>
    <w:rsid w:val="003B4575"/>
    <w:rsid w:val="003B461D"/>
    <w:rsid w:val="003B47D6"/>
    <w:rsid w:val="003B48B6"/>
    <w:rsid w:val="003B4BB7"/>
    <w:rsid w:val="003B4CB6"/>
    <w:rsid w:val="003B4CBF"/>
    <w:rsid w:val="003B4E11"/>
    <w:rsid w:val="003B4E14"/>
    <w:rsid w:val="003B4EA3"/>
    <w:rsid w:val="003B4F16"/>
    <w:rsid w:val="003B4F7D"/>
    <w:rsid w:val="003B5154"/>
    <w:rsid w:val="003B52C3"/>
    <w:rsid w:val="003B59DE"/>
    <w:rsid w:val="003B5A13"/>
    <w:rsid w:val="003B5C62"/>
    <w:rsid w:val="003B5CC7"/>
    <w:rsid w:val="003B606F"/>
    <w:rsid w:val="003B653F"/>
    <w:rsid w:val="003B6647"/>
    <w:rsid w:val="003B6678"/>
    <w:rsid w:val="003B6820"/>
    <w:rsid w:val="003B6C8D"/>
    <w:rsid w:val="003B6DD3"/>
    <w:rsid w:val="003B6ED3"/>
    <w:rsid w:val="003B7129"/>
    <w:rsid w:val="003B7133"/>
    <w:rsid w:val="003B7258"/>
    <w:rsid w:val="003B72ED"/>
    <w:rsid w:val="003B7423"/>
    <w:rsid w:val="003B7596"/>
    <w:rsid w:val="003B75CB"/>
    <w:rsid w:val="003B7903"/>
    <w:rsid w:val="003B7FE5"/>
    <w:rsid w:val="003C0058"/>
    <w:rsid w:val="003C0142"/>
    <w:rsid w:val="003C0408"/>
    <w:rsid w:val="003C04FF"/>
    <w:rsid w:val="003C076D"/>
    <w:rsid w:val="003C098F"/>
    <w:rsid w:val="003C0ABC"/>
    <w:rsid w:val="003C0B75"/>
    <w:rsid w:val="003C0BF3"/>
    <w:rsid w:val="003C0CB3"/>
    <w:rsid w:val="003C0F0B"/>
    <w:rsid w:val="003C0F90"/>
    <w:rsid w:val="003C10A5"/>
    <w:rsid w:val="003C10BE"/>
    <w:rsid w:val="003C112B"/>
    <w:rsid w:val="003C116A"/>
    <w:rsid w:val="003C123F"/>
    <w:rsid w:val="003C1572"/>
    <w:rsid w:val="003C1709"/>
    <w:rsid w:val="003C18C0"/>
    <w:rsid w:val="003C18D8"/>
    <w:rsid w:val="003C18DE"/>
    <w:rsid w:val="003C1B2D"/>
    <w:rsid w:val="003C1F85"/>
    <w:rsid w:val="003C1F8F"/>
    <w:rsid w:val="003C1FE6"/>
    <w:rsid w:val="003C1FF5"/>
    <w:rsid w:val="003C210B"/>
    <w:rsid w:val="003C21C6"/>
    <w:rsid w:val="003C2288"/>
    <w:rsid w:val="003C22DA"/>
    <w:rsid w:val="003C22F7"/>
    <w:rsid w:val="003C2361"/>
    <w:rsid w:val="003C239C"/>
    <w:rsid w:val="003C2508"/>
    <w:rsid w:val="003C26B8"/>
    <w:rsid w:val="003C270B"/>
    <w:rsid w:val="003C2721"/>
    <w:rsid w:val="003C2735"/>
    <w:rsid w:val="003C278E"/>
    <w:rsid w:val="003C2804"/>
    <w:rsid w:val="003C28BC"/>
    <w:rsid w:val="003C2936"/>
    <w:rsid w:val="003C29D5"/>
    <w:rsid w:val="003C29F2"/>
    <w:rsid w:val="003C2A4A"/>
    <w:rsid w:val="003C2D7B"/>
    <w:rsid w:val="003C2E0C"/>
    <w:rsid w:val="003C2E4B"/>
    <w:rsid w:val="003C2FDF"/>
    <w:rsid w:val="003C30A1"/>
    <w:rsid w:val="003C30F0"/>
    <w:rsid w:val="003C32E8"/>
    <w:rsid w:val="003C38F2"/>
    <w:rsid w:val="003C3AA2"/>
    <w:rsid w:val="003C3D27"/>
    <w:rsid w:val="003C3F67"/>
    <w:rsid w:val="003C4053"/>
    <w:rsid w:val="003C4231"/>
    <w:rsid w:val="003C4495"/>
    <w:rsid w:val="003C44AA"/>
    <w:rsid w:val="003C44CA"/>
    <w:rsid w:val="003C44CE"/>
    <w:rsid w:val="003C4512"/>
    <w:rsid w:val="003C4516"/>
    <w:rsid w:val="003C47BF"/>
    <w:rsid w:val="003C497A"/>
    <w:rsid w:val="003C49EE"/>
    <w:rsid w:val="003C4A63"/>
    <w:rsid w:val="003C4ACA"/>
    <w:rsid w:val="003C4E02"/>
    <w:rsid w:val="003C51CC"/>
    <w:rsid w:val="003C52AE"/>
    <w:rsid w:val="003C558B"/>
    <w:rsid w:val="003C56E0"/>
    <w:rsid w:val="003C5A10"/>
    <w:rsid w:val="003C5FCB"/>
    <w:rsid w:val="003C6397"/>
    <w:rsid w:val="003C6423"/>
    <w:rsid w:val="003C6827"/>
    <w:rsid w:val="003C68B4"/>
    <w:rsid w:val="003C6A74"/>
    <w:rsid w:val="003C6C4D"/>
    <w:rsid w:val="003C6E42"/>
    <w:rsid w:val="003C6F56"/>
    <w:rsid w:val="003C70B1"/>
    <w:rsid w:val="003C7128"/>
    <w:rsid w:val="003C7271"/>
    <w:rsid w:val="003C73F6"/>
    <w:rsid w:val="003C7616"/>
    <w:rsid w:val="003C768D"/>
    <w:rsid w:val="003C7788"/>
    <w:rsid w:val="003C77B0"/>
    <w:rsid w:val="003C79B9"/>
    <w:rsid w:val="003C7A97"/>
    <w:rsid w:val="003C7FB4"/>
    <w:rsid w:val="003D0192"/>
    <w:rsid w:val="003D02D1"/>
    <w:rsid w:val="003D0340"/>
    <w:rsid w:val="003D03B3"/>
    <w:rsid w:val="003D0432"/>
    <w:rsid w:val="003D055B"/>
    <w:rsid w:val="003D06DC"/>
    <w:rsid w:val="003D0823"/>
    <w:rsid w:val="003D0B0A"/>
    <w:rsid w:val="003D0BBC"/>
    <w:rsid w:val="003D149C"/>
    <w:rsid w:val="003D165F"/>
    <w:rsid w:val="003D16AD"/>
    <w:rsid w:val="003D1957"/>
    <w:rsid w:val="003D1BCA"/>
    <w:rsid w:val="003D1DDB"/>
    <w:rsid w:val="003D2007"/>
    <w:rsid w:val="003D20CF"/>
    <w:rsid w:val="003D2195"/>
    <w:rsid w:val="003D2240"/>
    <w:rsid w:val="003D241E"/>
    <w:rsid w:val="003D25D0"/>
    <w:rsid w:val="003D28D5"/>
    <w:rsid w:val="003D2A1F"/>
    <w:rsid w:val="003D2A74"/>
    <w:rsid w:val="003D2AEB"/>
    <w:rsid w:val="003D2BC7"/>
    <w:rsid w:val="003D2E1B"/>
    <w:rsid w:val="003D2ED2"/>
    <w:rsid w:val="003D2EDC"/>
    <w:rsid w:val="003D312A"/>
    <w:rsid w:val="003D3294"/>
    <w:rsid w:val="003D3A3E"/>
    <w:rsid w:val="003D3C95"/>
    <w:rsid w:val="003D3C96"/>
    <w:rsid w:val="003D3D01"/>
    <w:rsid w:val="003D3F30"/>
    <w:rsid w:val="003D3F34"/>
    <w:rsid w:val="003D44B6"/>
    <w:rsid w:val="003D44C5"/>
    <w:rsid w:val="003D45DF"/>
    <w:rsid w:val="003D49A5"/>
    <w:rsid w:val="003D4AF1"/>
    <w:rsid w:val="003D4C34"/>
    <w:rsid w:val="003D4EA4"/>
    <w:rsid w:val="003D4F12"/>
    <w:rsid w:val="003D4F47"/>
    <w:rsid w:val="003D58E2"/>
    <w:rsid w:val="003D591D"/>
    <w:rsid w:val="003D5924"/>
    <w:rsid w:val="003D5935"/>
    <w:rsid w:val="003D5B26"/>
    <w:rsid w:val="003D5DF9"/>
    <w:rsid w:val="003D5F39"/>
    <w:rsid w:val="003D61A7"/>
    <w:rsid w:val="003D63AD"/>
    <w:rsid w:val="003D63D0"/>
    <w:rsid w:val="003D64FE"/>
    <w:rsid w:val="003D66BF"/>
    <w:rsid w:val="003D66D3"/>
    <w:rsid w:val="003D67CC"/>
    <w:rsid w:val="003D6899"/>
    <w:rsid w:val="003D6A91"/>
    <w:rsid w:val="003D6D08"/>
    <w:rsid w:val="003D6D47"/>
    <w:rsid w:val="003D6ED2"/>
    <w:rsid w:val="003D6FFD"/>
    <w:rsid w:val="003D75CF"/>
    <w:rsid w:val="003D75E5"/>
    <w:rsid w:val="003D7605"/>
    <w:rsid w:val="003D7718"/>
    <w:rsid w:val="003D7773"/>
    <w:rsid w:val="003D7947"/>
    <w:rsid w:val="003D7D2C"/>
    <w:rsid w:val="003D7E0A"/>
    <w:rsid w:val="003D7E59"/>
    <w:rsid w:val="003D7F74"/>
    <w:rsid w:val="003E01BA"/>
    <w:rsid w:val="003E0221"/>
    <w:rsid w:val="003E024C"/>
    <w:rsid w:val="003E02A0"/>
    <w:rsid w:val="003E0474"/>
    <w:rsid w:val="003E0510"/>
    <w:rsid w:val="003E0539"/>
    <w:rsid w:val="003E0686"/>
    <w:rsid w:val="003E06EB"/>
    <w:rsid w:val="003E07D8"/>
    <w:rsid w:val="003E0ADD"/>
    <w:rsid w:val="003E0DE9"/>
    <w:rsid w:val="003E0EB1"/>
    <w:rsid w:val="003E0EBB"/>
    <w:rsid w:val="003E0FC5"/>
    <w:rsid w:val="003E11F9"/>
    <w:rsid w:val="003E1365"/>
    <w:rsid w:val="003E1978"/>
    <w:rsid w:val="003E19CF"/>
    <w:rsid w:val="003E1B3C"/>
    <w:rsid w:val="003E1CDA"/>
    <w:rsid w:val="003E1E89"/>
    <w:rsid w:val="003E2063"/>
    <w:rsid w:val="003E213B"/>
    <w:rsid w:val="003E248B"/>
    <w:rsid w:val="003E24D5"/>
    <w:rsid w:val="003E2574"/>
    <w:rsid w:val="003E2905"/>
    <w:rsid w:val="003E2A25"/>
    <w:rsid w:val="003E2CFF"/>
    <w:rsid w:val="003E2E01"/>
    <w:rsid w:val="003E2EAE"/>
    <w:rsid w:val="003E33F5"/>
    <w:rsid w:val="003E3404"/>
    <w:rsid w:val="003E34F1"/>
    <w:rsid w:val="003E3953"/>
    <w:rsid w:val="003E3A74"/>
    <w:rsid w:val="003E3ACD"/>
    <w:rsid w:val="003E3C5D"/>
    <w:rsid w:val="003E3CD8"/>
    <w:rsid w:val="003E3DFA"/>
    <w:rsid w:val="003E4071"/>
    <w:rsid w:val="003E40BE"/>
    <w:rsid w:val="003E410C"/>
    <w:rsid w:val="003E42D7"/>
    <w:rsid w:val="003E4467"/>
    <w:rsid w:val="003E4556"/>
    <w:rsid w:val="003E461D"/>
    <w:rsid w:val="003E46C1"/>
    <w:rsid w:val="003E488F"/>
    <w:rsid w:val="003E48D1"/>
    <w:rsid w:val="003E49D4"/>
    <w:rsid w:val="003E4D7D"/>
    <w:rsid w:val="003E5540"/>
    <w:rsid w:val="003E55A4"/>
    <w:rsid w:val="003E5887"/>
    <w:rsid w:val="003E5B0E"/>
    <w:rsid w:val="003E5B1B"/>
    <w:rsid w:val="003E5C31"/>
    <w:rsid w:val="003E6105"/>
    <w:rsid w:val="003E61DF"/>
    <w:rsid w:val="003E62E1"/>
    <w:rsid w:val="003E6437"/>
    <w:rsid w:val="003E6531"/>
    <w:rsid w:val="003E66F4"/>
    <w:rsid w:val="003E68D8"/>
    <w:rsid w:val="003E6975"/>
    <w:rsid w:val="003E698A"/>
    <w:rsid w:val="003E69B9"/>
    <w:rsid w:val="003E69EE"/>
    <w:rsid w:val="003E6A26"/>
    <w:rsid w:val="003E6A6E"/>
    <w:rsid w:val="003E6EF8"/>
    <w:rsid w:val="003E7173"/>
    <w:rsid w:val="003E744A"/>
    <w:rsid w:val="003E7484"/>
    <w:rsid w:val="003E7504"/>
    <w:rsid w:val="003E76FB"/>
    <w:rsid w:val="003E7B3C"/>
    <w:rsid w:val="003E7BDD"/>
    <w:rsid w:val="003E7C27"/>
    <w:rsid w:val="003E7D5D"/>
    <w:rsid w:val="003E7EA8"/>
    <w:rsid w:val="003F0155"/>
    <w:rsid w:val="003F03A9"/>
    <w:rsid w:val="003F0699"/>
    <w:rsid w:val="003F0D02"/>
    <w:rsid w:val="003F0DB9"/>
    <w:rsid w:val="003F0E01"/>
    <w:rsid w:val="003F0F0F"/>
    <w:rsid w:val="003F1188"/>
    <w:rsid w:val="003F1B29"/>
    <w:rsid w:val="003F1B3B"/>
    <w:rsid w:val="003F1B94"/>
    <w:rsid w:val="003F1D63"/>
    <w:rsid w:val="003F20EE"/>
    <w:rsid w:val="003F218F"/>
    <w:rsid w:val="003F21C3"/>
    <w:rsid w:val="003F220B"/>
    <w:rsid w:val="003F23FA"/>
    <w:rsid w:val="003F245A"/>
    <w:rsid w:val="003F24D2"/>
    <w:rsid w:val="003F2554"/>
    <w:rsid w:val="003F268C"/>
    <w:rsid w:val="003F26E5"/>
    <w:rsid w:val="003F27BE"/>
    <w:rsid w:val="003F28B3"/>
    <w:rsid w:val="003F2A68"/>
    <w:rsid w:val="003F2B36"/>
    <w:rsid w:val="003F2B51"/>
    <w:rsid w:val="003F2B9A"/>
    <w:rsid w:val="003F2E35"/>
    <w:rsid w:val="003F2ED2"/>
    <w:rsid w:val="003F2ED9"/>
    <w:rsid w:val="003F30E6"/>
    <w:rsid w:val="003F3331"/>
    <w:rsid w:val="003F3417"/>
    <w:rsid w:val="003F3476"/>
    <w:rsid w:val="003F3676"/>
    <w:rsid w:val="003F37B9"/>
    <w:rsid w:val="003F38A6"/>
    <w:rsid w:val="003F38E3"/>
    <w:rsid w:val="003F3AD2"/>
    <w:rsid w:val="003F3CDB"/>
    <w:rsid w:val="003F3EDA"/>
    <w:rsid w:val="003F3F1D"/>
    <w:rsid w:val="003F3FAE"/>
    <w:rsid w:val="003F40EF"/>
    <w:rsid w:val="003F4325"/>
    <w:rsid w:val="003F46D1"/>
    <w:rsid w:val="003F46DA"/>
    <w:rsid w:val="003F4A2D"/>
    <w:rsid w:val="003F4A73"/>
    <w:rsid w:val="003F4ADF"/>
    <w:rsid w:val="003F54C4"/>
    <w:rsid w:val="003F54E0"/>
    <w:rsid w:val="003F557D"/>
    <w:rsid w:val="003F55A0"/>
    <w:rsid w:val="003F5613"/>
    <w:rsid w:val="003F5666"/>
    <w:rsid w:val="003F59E1"/>
    <w:rsid w:val="003F5A3B"/>
    <w:rsid w:val="003F5AAD"/>
    <w:rsid w:val="003F5AF8"/>
    <w:rsid w:val="003F5F8E"/>
    <w:rsid w:val="003F6299"/>
    <w:rsid w:val="003F62AD"/>
    <w:rsid w:val="003F641A"/>
    <w:rsid w:val="003F6645"/>
    <w:rsid w:val="003F686D"/>
    <w:rsid w:val="003F6982"/>
    <w:rsid w:val="003F6B22"/>
    <w:rsid w:val="003F6DB4"/>
    <w:rsid w:val="003F7121"/>
    <w:rsid w:val="003F7129"/>
    <w:rsid w:val="003F7395"/>
    <w:rsid w:val="003F7549"/>
    <w:rsid w:val="003F7631"/>
    <w:rsid w:val="003F779A"/>
    <w:rsid w:val="003F7987"/>
    <w:rsid w:val="003F79FC"/>
    <w:rsid w:val="003F7A00"/>
    <w:rsid w:val="003F7B07"/>
    <w:rsid w:val="003F7B36"/>
    <w:rsid w:val="003F7BCD"/>
    <w:rsid w:val="00400105"/>
    <w:rsid w:val="0040015D"/>
    <w:rsid w:val="0040016F"/>
    <w:rsid w:val="0040024B"/>
    <w:rsid w:val="004002B8"/>
    <w:rsid w:val="004002CA"/>
    <w:rsid w:val="0040034B"/>
    <w:rsid w:val="004005FD"/>
    <w:rsid w:val="004006A4"/>
    <w:rsid w:val="00400708"/>
    <w:rsid w:val="00400831"/>
    <w:rsid w:val="00400ADF"/>
    <w:rsid w:val="00400C52"/>
    <w:rsid w:val="00400DC5"/>
    <w:rsid w:val="00400E7C"/>
    <w:rsid w:val="00401144"/>
    <w:rsid w:val="004013FD"/>
    <w:rsid w:val="004014B2"/>
    <w:rsid w:val="004015F0"/>
    <w:rsid w:val="004015FB"/>
    <w:rsid w:val="004016D2"/>
    <w:rsid w:val="00401A93"/>
    <w:rsid w:val="00401C55"/>
    <w:rsid w:val="00401E1E"/>
    <w:rsid w:val="00401E2E"/>
    <w:rsid w:val="004023E6"/>
    <w:rsid w:val="004024F2"/>
    <w:rsid w:val="00402576"/>
    <w:rsid w:val="00402605"/>
    <w:rsid w:val="004027CA"/>
    <w:rsid w:val="00402E33"/>
    <w:rsid w:val="00402EED"/>
    <w:rsid w:val="00402FF7"/>
    <w:rsid w:val="00403112"/>
    <w:rsid w:val="00403149"/>
    <w:rsid w:val="00403251"/>
    <w:rsid w:val="00403436"/>
    <w:rsid w:val="00403619"/>
    <w:rsid w:val="0040361A"/>
    <w:rsid w:val="0040378C"/>
    <w:rsid w:val="00403B43"/>
    <w:rsid w:val="00403B7D"/>
    <w:rsid w:val="00403D94"/>
    <w:rsid w:val="00403E70"/>
    <w:rsid w:val="00404128"/>
    <w:rsid w:val="0040443B"/>
    <w:rsid w:val="00404664"/>
    <w:rsid w:val="00404A03"/>
    <w:rsid w:val="00404E38"/>
    <w:rsid w:val="00404EE1"/>
    <w:rsid w:val="00404F8F"/>
    <w:rsid w:val="00405009"/>
    <w:rsid w:val="00405481"/>
    <w:rsid w:val="004054F4"/>
    <w:rsid w:val="00405551"/>
    <w:rsid w:val="00405665"/>
    <w:rsid w:val="00405754"/>
    <w:rsid w:val="004059E2"/>
    <w:rsid w:val="00405A44"/>
    <w:rsid w:val="00405AD7"/>
    <w:rsid w:val="00405CAA"/>
    <w:rsid w:val="00405D6E"/>
    <w:rsid w:val="00405EEB"/>
    <w:rsid w:val="00406019"/>
    <w:rsid w:val="0040618F"/>
    <w:rsid w:val="0040644B"/>
    <w:rsid w:val="0040648F"/>
    <w:rsid w:val="00406811"/>
    <w:rsid w:val="00406897"/>
    <w:rsid w:val="00406B45"/>
    <w:rsid w:val="00406C01"/>
    <w:rsid w:val="00406D5B"/>
    <w:rsid w:val="00406F6F"/>
    <w:rsid w:val="00407090"/>
    <w:rsid w:val="00407209"/>
    <w:rsid w:val="00407294"/>
    <w:rsid w:val="00407357"/>
    <w:rsid w:val="004074FC"/>
    <w:rsid w:val="00407627"/>
    <w:rsid w:val="00407DEE"/>
    <w:rsid w:val="00407E99"/>
    <w:rsid w:val="0041001C"/>
    <w:rsid w:val="0041028A"/>
    <w:rsid w:val="004103CD"/>
    <w:rsid w:val="00410472"/>
    <w:rsid w:val="00410636"/>
    <w:rsid w:val="004109F1"/>
    <w:rsid w:val="00410D09"/>
    <w:rsid w:val="00410E59"/>
    <w:rsid w:val="00410EE7"/>
    <w:rsid w:val="00411012"/>
    <w:rsid w:val="004111A9"/>
    <w:rsid w:val="00411374"/>
    <w:rsid w:val="004113FF"/>
    <w:rsid w:val="00411441"/>
    <w:rsid w:val="0041146E"/>
    <w:rsid w:val="00411831"/>
    <w:rsid w:val="0041186B"/>
    <w:rsid w:val="00411A4B"/>
    <w:rsid w:val="00411AF9"/>
    <w:rsid w:val="00411C2E"/>
    <w:rsid w:val="00411C54"/>
    <w:rsid w:val="00411D03"/>
    <w:rsid w:val="00411D76"/>
    <w:rsid w:val="00411E54"/>
    <w:rsid w:val="00411EA9"/>
    <w:rsid w:val="00411EDD"/>
    <w:rsid w:val="004122ED"/>
    <w:rsid w:val="00412412"/>
    <w:rsid w:val="004124FC"/>
    <w:rsid w:val="00412585"/>
    <w:rsid w:val="004128AC"/>
    <w:rsid w:val="00412C5A"/>
    <w:rsid w:val="00412CCB"/>
    <w:rsid w:val="00412D23"/>
    <w:rsid w:val="00412F28"/>
    <w:rsid w:val="00412FD5"/>
    <w:rsid w:val="00413022"/>
    <w:rsid w:val="00413215"/>
    <w:rsid w:val="00413463"/>
    <w:rsid w:val="004134EA"/>
    <w:rsid w:val="004136A2"/>
    <w:rsid w:val="0041373F"/>
    <w:rsid w:val="004137CA"/>
    <w:rsid w:val="00413968"/>
    <w:rsid w:val="004139F4"/>
    <w:rsid w:val="00413B24"/>
    <w:rsid w:val="00413B4A"/>
    <w:rsid w:val="004140DE"/>
    <w:rsid w:val="00414110"/>
    <w:rsid w:val="00414164"/>
    <w:rsid w:val="00414194"/>
    <w:rsid w:val="004141D3"/>
    <w:rsid w:val="00414240"/>
    <w:rsid w:val="004144C9"/>
    <w:rsid w:val="00414507"/>
    <w:rsid w:val="0041479D"/>
    <w:rsid w:val="00414870"/>
    <w:rsid w:val="004148BC"/>
    <w:rsid w:val="004149D8"/>
    <w:rsid w:val="004151B8"/>
    <w:rsid w:val="004151C7"/>
    <w:rsid w:val="0041527E"/>
    <w:rsid w:val="004153E3"/>
    <w:rsid w:val="00415864"/>
    <w:rsid w:val="00415C92"/>
    <w:rsid w:val="004160B5"/>
    <w:rsid w:val="004160BF"/>
    <w:rsid w:val="004161DF"/>
    <w:rsid w:val="00416638"/>
    <w:rsid w:val="0041663C"/>
    <w:rsid w:val="0041666A"/>
    <w:rsid w:val="0041677A"/>
    <w:rsid w:val="00416B42"/>
    <w:rsid w:val="00416D1C"/>
    <w:rsid w:val="00416EB3"/>
    <w:rsid w:val="0041714F"/>
    <w:rsid w:val="004171DF"/>
    <w:rsid w:val="00417500"/>
    <w:rsid w:val="0041760A"/>
    <w:rsid w:val="0041764B"/>
    <w:rsid w:val="00417655"/>
    <w:rsid w:val="0041766D"/>
    <w:rsid w:val="0041785B"/>
    <w:rsid w:val="00417B96"/>
    <w:rsid w:val="00417D2E"/>
    <w:rsid w:val="00417F91"/>
    <w:rsid w:val="004200D9"/>
    <w:rsid w:val="00420225"/>
    <w:rsid w:val="00420350"/>
    <w:rsid w:val="004203F9"/>
    <w:rsid w:val="004204AE"/>
    <w:rsid w:val="0042052B"/>
    <w:rsid w:val="00420644"/>
    <w:rsid w:val="00420767"/>
    <w:rsid w:val="004207EF"/>
    <w:rsid w:val="0042083C"/>
    <w:rsid w:val="004208A5"/>
    <w:rsid w:val="0042090A"/>
    <w:rsid w:val="00420A60"/>
    <w:rsid w:val="00420E08"/>
    <w:rsid w:val="00420F96"/>
    <w:rsid w:val="004210A6"/>
    <w:rsid w:val="0042125C"/>
    <w:rsid w:val="004213FC"/>
    <w:rsid w:val="0042148D"/>
    <w:rsid w:val="00421550"/>
    <w:rsid w:val="00421896"/>
    <w:rsid w:val="00421B81"/>
    <w:rsid w:val="00421BB3"/>
    <w:rsid w:val="00421C6D"/>
    <w:rsid w:val="00421E3F"/>
    <w:rsid w:val="00421E8B"/>
    <w:rsid w:val="00421F21"/>
    <w:rsid w:val="00421FFC"/>
    <w:rsid w:val="004220BA"/>
    <w:rsid w:val="00422178"/>
    <w:rsid w:val="0042234E"/>
    <w:rsid w:val="004223EC"/>
    <w:rsid w:val="00422440"/>
    <w:rsid w:val="00422489"/>
    <w:rsid w:val="004225ED"/>
    <w:rsid w:val="00422CE1"/>
    <w:rsid w:val="00422E3C"/>
    <w:rsid w:val="00422EE8"/>
    <w:rsid w:val="00422FC9"/>
    <w:rsid w:val="00423226"/>
    <w:rsid w:val="004232A5"/>
    <w:rsid w:val="004233C5"/>
    <w:rsid w:val="004234F5"/>
    <w:rsid w:val="004236E4"/>
    <w:rsid w:val="004237D1"/>
    <w:rsid w:val="00423906"/>
    <w:rsid w:val="00423953"/>
    <w:rsid w:val="00423CE4"/>
    <w:rsid w:val="004244E5"/>
    <w:rsid w:val="004244FF"/>
    <w:rsid w:val="00424736"/>
    <w:rsid w:val="00424AD7"/>
    <w:rsid w:val="00424C48"/>
    <w:rsid w:val="00424EC9"/>
    <w:rsid w:val="00424F76"/>
    <w:rsid w:val="00424FA8"/>
    <w:rsid w:val="00425231"/>
    <w:rsid w:val="00425373"/>
    <w:rsid w:val="00425416"/>
    <w:rsid w:val="004254B3"/>
    <w:rsid w:val="004255F2"/>
    <w:rsid w:val="00425622"/>
    <w:rsid w:val="0042582B"/>
    <w:rsid w:val="00425ACB"/>
    <w:rsid w:val="00425EAA"/>
    <w:rsid w:val="00425EC4"/>
    <w:rsid w:val="00425F65"/>
    <w:rsid w:val="0042617A"/>
    <w:rsid w:val="004261F7"/>
    <w:rsid w:val="004262FD"/>
    <w:rsid w:val="0042630A"/>
    <w:rsid w:val="004263C7"/>
    <w:rsid w:val="00426404"/>
    <w:rsid w:val="0042686F"/>
    <w:rsid w:val="00426D6C"/>
    <w:rsid w:val="004271A5"/>
    <w:rsid w:val="004271BB"/>
    <w:rsid w:val="004272F4"/>
    <w:rsid w:val="004274AC"/>
    <w:rsid w:val="00427658"/>
    <w:rsid w:val="0042771E"/>
    <w:rsid w:val="00427863"/>
    <w:rsid w:val="0042797E"/>
    <w:rsid w:val="00427AD4"/>
    <w:rsid w:val="00427BAE"/>
    <w:rsid w:val="00427E42"/>
    <w:rsid w:val="00427FF1"/>
    <w:rsid w:val="00430122"/>
    <w:rsid w:val="00430355"/>
    <w:rsid w:val="004305BD"/>
    <w:rsid w:val="004306D8"/>
    <w:rsid w:val="004308D5"/>
    <w:rsid w:val="00430AFA"/>
    <w:rsid w:val="00430B1B"/>
    <w:rsid w:val="00430D49"/>
    <w:rsid w:val="0043142C"/>
    <w:rsid w:val="004314BA"/>
    <w:rsid w:val="00431611"/>
    <w:rsid w:val="004316FA"/>
    <w:rsid w:val="004317A2"/>
    <w:rsid w:val="004317B3"/>
    <w:rsid w:val="0043195F"/>
    <w:rsid w:val="00431A4B"/>
    <w:rsid w:val="00431AE7"/>
    <w:rsid w:val="00431F38"/>
    <w:rsid w:val="00431FAC"/>
    <w:rsid w:val="00432009"/>
    <w:rsid w:val="004321A7"/>
    <w:rsid w:val="004321EC"/>
    <w:rsid w:val="0043221F"/>
    <w:rsid w:val="00432282"/>
    <w:rsid w:val="0043229A"/>
    <w:rsid w:val="0043233B"/>
    <w:rsid w:val="004323F5"/>
    <w:rsid w:val="00432535"/>
    <w:rsid w:val="0043255D"/>
    <w:rsid w:val="004326CA"/>
    <w:rsid w:val="004327FE"/>
    <w:rsid w:val="00432A11"/>
    <w:rsid w:val="00432BDE"/>
    <w:rsid w:val="00432BF9"/>
    <w:rsid w:val="00432C29"/>
    <w:rsid w:val="00432EDA"/>
    <w:rsid w:val="00432F58"/>
    <w:rsid w:val="00433091"/>
    <w:rsid w:val="0043327C"/>
    <w:rsid w:val="004334D4"/>
    <w:rsid w:val="0043356D"/>
    <w:rsid w:val="0043373B"/>
    <w:rsid w:val="004337F0"/>
    <w:rsid w:val="0043388F"/>
    <w:rsid w:val="00433A8F"/>
    <w:rsid w:val="00433AE6"/>
    <w:rsid w:val="00433B04"/>
    <w:rsid w:val="00433B62"/>
    <w:rsid w:val="00433B80"/>
    <w:rsid w:val="00433CA6"/>
    <w:rsid w:val="00433CAF"/>
    <w:rsid w:val="00433D81"/>
    <w:rsid w:val="00433DC3"/>
    <w:rsid w:val="00434090"/>
    <w:rsid w:val="004341C8"/>
    <w:rsid w:val="004343F0"/>
    <w:rsid w:val="0043448F"/>
    <w:rsid w:val="004345E1"/>
    <w:rsid w:val="00434A6E"/>
    <w:rsid w:val="00434AEE"/>
    <w:rsid w:val="00434C49"/>
    <w:rsid w:val="00434D8B"/>
    <w:rsid w:val="0043512F"/>
    <w:rsid w:val="004352F4"/>
    <w:rsid w:val="004353D0"/>
    <w:rsid w:val="004357B2"/>
    <w:rsid w:val="0043582A"/>
    <w:rsid w:val="00435AD9"/>
    <w:rsid w:val="00435CF3"/>
    <w:rsid w:val="00436017"/>
    <w:rsid w:val="0043624F"/>
    <w:rsid w:val="004366BD"/>
    <w:rsid w:val="00436714"/>
    <w:rsid w:val="0043672F"/>
    <w:rsid w:val="0043678A"/>
    <w:rsid w:val="00436879"/>
    <w:rsid w:val="00436983"/>
    <w:rsid w:val="00436BDD"/>
    <w:rsid w:val="00436BE1"/>
    <w:rsid w:val="00436D3B"/>
    <w:rsid w:val="00436EC6"/>
    <w:rsid w:val="00436FF8"/>
    <w:rsid w:val="00437022"/>
    <w:rsid w:val="004372F3"/>
    <w:rsid w:val="00437414"/>
    <w:rsid w:val="00437568"/>
    <w:rsid w:val="00437773"/>
    <w:rsid w:val="00437A86"/>
    <w:rsid w:val="00437A89"/>
    <w:rsid w:val="00437B41"/>
    <w:rsid w:val="00437BFD"/>
    <w:rsid w:val="00437C3A"/>
    <w:rsid w:val="00437D6F"/>
    <w:rsid w:val="00437E77"/>
    <w:rsid w:val="00440040"/>
    <w:rsid w:val="00440189"/>
    <w:rsid w:val="00440571"/>
    <w:rsid w:val="004406BF"/>
    <w:rsid w:val="00440717"/>
    <w:rsid w:val="0044085C"/>
    <w:rsid w:val="0044087F"/>
    <w:rsid w:val="00440913"/>
    <w:rsid w:val="00440B3F"/>
    <w:rsid w:val="00440C02"/>
    <w:rsid w:val="00440CB9"/>
    <w:rsid w:val="00440DC7"/>
    <w:rsid w:val="00440DF7"/>
    <w:rsid w:val="00440F0B"/>
    <w:rsid w:val="00441071"/>
    <w:rsid w:val="00441258"/>
    <w:rsid w:val="00441367"/>
    <w:rsid w:val="0044144E"/>
    <w:rsid w:val="004417E5"/>
    <w:rsid w:val="004418E3"/>
    <w:rsid w:val="00441B03"/>
    <w:rsid w:val="00441CE4"/>
    <w:rsid w:val="00442080"/>
    <w:rsid w:val="0044261A"/>
    <w:rsid w:val="0044268B"/>
    <w:rsid w:val="004427E9"/>
    <w:rsid w:val="0044298B"/>
    <w:rsid w:val="00442B2C"/>
    <w:rsid w:val="00442C24"/>
    <w:rsid w:val="00442D40"/>
    <w:rsid w:val="00442E5C"/>
    <w:rsid w:val="00443159"/>
    <w:rsid w:val="004433FD"/>
    <w:rsid w:val="00443758"/>
    <w:rsid w:val="004437F5"/>
    <w:rsid w:val="00443AA6"/>
    <w:rsid w:val="00443DBC"/>
    <w:rsid w:val="00443E42"/>
    <w:rsid w:val="00443E86"/>
    <w:rsid w:val="00444199"/>
    <w:rsid w:val="004441E4"/>
    <w:rsid w:val="004442F1"/>
    <w:rsid w:val="00444318"/>
    <w:rsid w:val="00444348"/>
    <w:rsid w:val="0044442E"/>
    <w:rsid w:val="00444464"/>
    <w:rsid w:val="004446E5"/>
    <w:rsid w:val="00444825"/>
    <w:rsid w:val="004448DC"/>
    <w:rsid w:val="00444B3E"/>
    <w:rsid w:val="00444F47"/>
    <w:rsid w:val="004451F6"/>
    <w:rsid w:val="004453BB"/>
    <w:rsid w:val="004455EA"/>
    <w:rsid w:val="00445615"/>
    <w:rsid w:val="00445AB9"/>
    <w:rsid w:val="00445ABC"/>
    <w:rsid w:val="00445AFB"/>
    <w:rsid w:val="00445BA8"/>
    <w:rsid w:val="00445BBB"/>
    <w:rsid w:val="00445C6D"/>
    <w:rsid w:val="00445C80"/>
    <w:rsid w:val="00445D8D"/>
    <w:rsid w:val="00445DB2"/>
    <w:rsid w:val="0044602F"/>
    <w:rsid w:val="00446322"/>
    <w:rsid w:val="004463E3"/>
    <w:rsid w:val="0044645D"/>
    <w:rsid w:val="0044659C"/>
    <w:rsid w:val="004466EA"/>
    <w:rsid w:val="004467ED"/>
    <w:rsid w:val="004468B4"/>
    <w:rsid w:val="00446B1D"/>
    <w:rsid w:val="00446D12"/>
    <w:rsid w:val="00446DE3"/>
    <w:rsid w:val="00446E10"/>
    <w:rsid w:val="00447090"/>
    <w:rsid w:val="004471C0"/>
    <w:rsid w:val="00447272"/>
    <w:rsid w:val="004472F3"/>
    <w:rsid w:val="00447985"/>
    <w:rsid w:val="00447A29"/>
    <w:rsid w:val="00447AB9"/>
    <w:rsid w:val="00447B11"/>
    <w:rsid w:val="00447B12"/>
    <w:rsid w:val="00447B2F"/>
    <w:rsid w:val="00447B6D"/>
    <w:rsid w:val="00447CDA"/>
    <w:rsid w:val="00447D27"/>
    <w:rsid w:val="00447DFA"/>
    <w:rsid w:val="00447EC1"/>
    <w:rsid w:val="00447F5C"/>
    <w:rsid w:val="0045005C"/>
    <w:rsid w:val="00450113"/>
    <w:rsid w:val="0045016C"/>
    <w:rsid w:val="0045044B"/>
    <w:rsid w:val="004505E2"/>
    <w:rsid w:val="00450639"/>
    <w:rsid w:val="00450972"/>
    <w:rsid w:val="00450A76"/>
    <w:rsid w:val="00450A96"/>
    <w:rsid w:val="00450C91"/>
    <w:rsid w:val="00450CA5"/>
    <w:rsid w:val="00450CAA"/>
    <w:rsid w:val="00450D4C"/>
    <w:rsid w:val="00450DE8"/>
    <w:rsid w:val="00450E36"/>
    <w:rsid w:val="00450F7D"/>
    <w:rsid w:val="00450FEA"/>
    <w:rsid w:val="00451407"/>
    <w:rsid w:val="004516D2"/>
    <w:rsid w:val="004516E0"/>
    <w:rsid w:val="004518A8"/>
    <w:rsid w:val="004519C1"/>
    <w:rsid w:val="00451A2F"/>
    <w:rsid w:val="00451B28"/>
    <w:rsid w:val="00451B6F"/>
    <w:rsid w:val="00451C31"/>
    <w:rsid w:val="00451DAD"/>
    <w:rsid w:val="00451F3E"/>
    <w:rsid w:val="00452138"/>
    <w:rsid w:val="004522CD"/>
    <w:rsid w:val="004522CE"/>
    <w:rsid w:val="00452448"/>
    <w:rsid w:val="00452457"/>
    <w:rsid w:val="00452A6B"/>
    <w:rsid w:val="00452B66"/>
    <w:rsid w:val="00452DAC"/>
    <w:rsid w:val="00452F25"/>
    <w:rsid w:val="00452F3E"/>
    <w:rsid w:val="00453091"/>
    <w:rsid w:val="004530BC"/>
    <w:rsid w:val="00453126"/>
    <w:rsid w:val="00453575"/>
    <w:rsid w:val="00453A31"/>
    <w:rsid w:val="00453AFE"/>
    <w:rsid w:val="00453B74"/>
    <w:rsid w:val="00453BE7"/>
    <w:rsid w:val="00453CE2"/>
    <w:rsid w:val="00453F49"/>
    <w:rsid w:val="0045400D"/>
    <w:rsid w:val="00454199"/>
    <w:rsid w:val="0045427E"/>
    <w:rsid w:val="00454595"/>
    <w:rsid w:val="004546F1"/>
    <w:rsid w:val="0045479C"/>
    <w:rsid w:val="004547A4"/>
    <w:rsid w:val="004547CF"/>
    <w:rsid w:val="00454B9D"/>
    <w:rsid w:val="00454D4C"/>
    <w:rsid w:val="00454D89"/>
    <w:rsid w:val="00454D97"/>
    <w:rsid w:val="00454E71"/>
    <w:rsid w:val="00454EAF"/>
    <w:rsid w:val="0045514E"/>
    <w:rsid w:val="00455209"/>
    <w:rsid w:val="004554D9"/>
    <w:rsid w:val="00455975"/>
    <w:rsid w:val="00455ACA"/>
    <w:rsid w:val="00456055"/>
    <w:rsid w:val="0045611D"/>
    <w:rsid w:val="00456138"/>
    <w:rsid w:val="004561D5"/>
    <w:rsid w:val="004562BB"/>
    <w:rsid w:val="00456362"/>
    <w:rsid w:val="0045642A"/>
    <w:rsid w:val="004564B9"/>
    <w:rsid w:val="00456591"/>
    <w:rsid w:val="00456636"/>
    <w:rsid w:val="00456865"/>
    <w:rsid w:val="004569EC"/>
    <w:rsid w:val="00456B55"/>
    <w:rsid w:val="00456BBD"/>
    <w:rsid w:val="00456D21"/>
    <w:rsid w:val="00456ED0"/>
    <w:rsid w:val="00457096"/>
    <w:rsid w:val="00457099"/>
    <w:rsid w:val="0045757B"/>
    <w:rsid w:val="00457685"/>
    <w:rsid w:val="004576B7"/>
    <w:rsid w:val="00457901"/>
    <w:rsid w:val="00457A4C"/>
    <w:rsid w:val="00457A85"/>
    <w:rsid w:val="00457D06"/>
    <w:rsid w:val="004601F8"/>
    <w:rsid w:val="00460244"/>
    <w:rsid w:val="00460298"/>
    <w:rsid w:val="004604CB"/>
    <w:rsid w:val="00460516"/>
    <w:rsid w:val="00460569"/>
    <w:rsid w:val="00460626"/>
    <w:rsid w:val="00460860"/>
    <w:rsid w:val="00460A29"/>
    <w:rsid w:val="00460D58"/>
    <w:rsid w:val="00460EC9"/>
    <w:rsid w:val="00460F17"/>
    <w:rsid w:val="00460F5D"/>
    <w:rsid w:val="00460F89"/>
    <w:rsid w:val="00461166"/>
    <w:rsid w:val="0046150B"/>
    <w:rsid w:val="00461597"/>
    <w:rsid w:val="00461649"/>
    <w:rsid w:val="004616FD"/>
    <w:rsid w:val="00461722"/>
    <w:rsid w:val="004617C2"/>
    <w:rsid w:val="0046187C"/>
    <w:rsid w:val="00461923"/>
    <w:rsid w:val="00461BD1"/>
    <w:rsid w:val="00461E55"/>
    <w:rsid w:val="00461E5C"/>
    <w:rsid w:val="00461EA7"/>
    <w:rsid w:val="00462054"/>
    <w:rsid w:val="0046215A"/>
    <w:rsid w:val="0046217E"/>
    <w:rsid w:val="004622FA"/>
    <w:rsid w:val="0046231D"/>
    <w:rsid w:val="0046251B"/>
    <w:rsid w:val="00462582"/>
    <w:rsid w:val="0046298C"/>
    <w:rsid w:val="00462A6F"/>
    <w:rsid w:val="00462C2E"/>
    <w:rsid w:val="00462C68"/>
    <w:rsid w:val="00463009"/>
    <w:rsid w:val="00463293"/>
    <w:rsid w:val="00463323"/>
    <w:rsid w:val="004633BB"/>
    <w:rsid w:val="004636B8"/>
    <w:rsid w:val="00463ABF"/>
    <w:rsid w:val="00463CC0"/>
    <w:rsid w:val="00463E5B"/>
    <w:rsid w:val="00463ED4"/>
    <w:rsid w:val="00463F31"/>
    <w:rsid w:val="00463F82"/>
    <w:rsid w:val="00463F84"/>
    <w:rsid w:val="00464167"/>
    <w:rsid w:val="004641C2"/>
    <w:rsid w:val="004641D1"/>
    <w:rsid w:val="00464659"/>
    <w:rsid w:val="00464680"/>
    <w:rsid w:val="004647C1"/>
    <w:rsid w:val="004647E7"/>
    <w:rsid w:val="004647F0"/>
    <w:rsid w:val="00464800"/>
    <w:rsid w:val="00464808"/>
    <w:rsid w:val="00464908"/>
    <w:rsid w:val="00464975"/>
    <w:rsid w:val="00464A48"/>
    <w:rsid w:val="00464BD1"/>
    <w:rsid w:val="00464C46"/>
    <w:rsid w:val="00464D6B"/>
    <w:rsid w:val="00464DAF"/>
    <w:rsid w:val="00464EDC"/>
    <w:rsid w:val="004650A3"/>
    <w:rsid w:val="00465131"/>
    <w:rsid w:val="0046517A"/>
    <w:rsid w:val="00465197"/>
    <w:rsid w:val="0046519C"/>
    <w:rsid w:val="004653C4"/>
    <w:rsid w:val="0046541F"/>
    <w:rsid w:val="004659B3"/>
    <w:rsid w:val="00465A6E"/>
    <w:rsid w:val="00465AA1"/>
    <w:rsid w:val="00465B06"/>
    <w:rsid w:val="00465B58"/>
    <w:rsid w:val="00465BA4"/>
    <w:rsid w:val="00465C3C"/>
    <w:rsid w:val="00465DDB"/>
    <w:rsid w:val="00465F56"/>
    <w:rsid w:val="0046607C"/>
    <w:rsid w:val="00466133"/>
    <w:rsid w:val="00466588"/>
    <w:rsid w:val="0046660A"/>
    <w:rsid w:val="0046688D"/>
    <w:rsid w:val="004668AB"/>
    <w:rsid w:val="00466A65"/>
    <w:rsid w:val="00466C0A"/>
    <w:rsid w:val="00466D33"/>
    <w:rsid w:val="00467366"/>
    <w:rsid w:val="004674BF"/>
    <w:rsid w:val="00467544"/>
    <w:rsid w:val="00467916"/>
    <w:rsid w:val="00467AE8"/>
    <w:rsid w:val="00467D7D"/>
    <w:rsid w:val="00467DAB"/>
    <w:rsid w:val="00467EFB"/>
    <w:rsid w:val="00467F32"/>
    <w:rsid w:val="00470186"/>
    <w:rsid w:val="0047028A"/>
    <w:rsid w:val="004702DA"/>
    <w:rsid w:val="00470351"/>
    <w:rsid w:val="004703D2"/>
    <w:rsid w:val="00470635"/>
    <w:rsid w:val="00470678"/>
    <w:rsid w:val="004707B2"/>
    <w:rsid w:val="0047088C"/>
    <w:rsid w:val="00470993"/>
    <w:rsid w:val="00470B2C"/>
    <w:rsid w:val="00470CBF"/>
    <w:rsid w:val="00470DD2"/>
    <w:rsid w:val="00470DD8"/>
    <w:rsid w:val="00470E88"/>
    <w:rsid w:val="004710DF"/>
    <w:rsid w:val="004714FA"/>
    <w:rsid w:val="00471621"/>
    <w:rsid w:val="00471908"/>
    <w:rsid w:val="00471C4B"/>
    <w:rsid w:val="00471D6B"/>
    <w:rsid w:val="00471DAA"/>
    <w:rsid w:val="00472169"/>
    <w:rsid w:val="004729C9"/>
    <w:rsid w:val="004729F6"/>
    <w:rsid w:val="00472BEF"/>
    <w:rsid w:val="00472C1F"/>
    <w:rsid w:val="00472C81"/>
    <w:rsid w:val="00472D16"/>
    <w:rsid w:val="00473064"/>
    <w:rsid w:val="004731DE"/>
    <w:rsid w:val="004732A4"/>
    <w:rsid w:val="004734CE"/>
    <w:rsid w:val="004735FB"/>
    <w:rsid w:val="00473CE2"/>
    <w:rsid w:val="00473D6F"/>
    <w:rsid w:val="00473E24"/>
    <w:rsid w:val="00473ED7"/>
    <w:rsid w:val="00473EE3"/>
    <w:rsid w:val="004740BD"/>
    <w:rsid w:val="004742E6"/>
    <w:rsid w:val="004743CE"/>
    <w:rsid w:val="00474484"/>
    <w:rsid w:val="004744FC"/>
    <w:rsid w:val="004745F8"/>
    <w:rsid w:val="00474824"/>
    <w:rsid w:val="00474990"/>
    <w:rsid w:val="00474A93"/>
    <w:rsid w:val="00474CE0"/>
    <w:rsid w:val="00474D5D"/>
    <w:rsid w:val="00474E04"/>
    <w:rsid w:val="00475013"/>
    <w:rsid w:val="00475157"/>
    <w:rsid w:val="004751D6"/>
    <w:rsid w:val="00475217"/>
    <w:rsid w:val="004753DC"/>
    <w:rsid w:val="0047564B"/>
    <w:rsid w:val="00475949"/>
    <w:rsid w:val="00475B6D"/>
    <w:rsid w:val="00475C17"/>
    <w:rsid w:val="00475EB0"/>
    <w:rsid w:val="00475EB4"/>
    <w:rsid w:val="004760C5"/>
    <w:rsid w:val="004764B7"/>
    <w:rsid w:val="0047675D"/>
    <w:rsid w:val="004767BF"/>
    <w:rsid w:val="004767C6"/>
    <w:rsid w:val="00476A5F"/>
    <w:rsid w:val="00476A96"/>
    <w:rsid w:val="00476B3D"/>
    <w:rsid w:val="00476BD4"/>
    <w:rsid w:val="00476C18"/>
    <w:rsid w:val="00476CA3"/>
    <w:rsid w:val="00476DA9"/>
    <w:rsid w:val="00476F65"/>
    <w:rsid w:val="0047707F"/>
    <w:rsid w:val="0047714B"/>
    <w:rsid w:val="00477230"/>
    <w:rsid w:val="004773A9"/>
    <w:rsid w:val="004773AB"/>
    <w:rsid w:val="004776EB"/>
    <w:rsid w:val="00477713"/>
    <w:rsid w:val="0047773C"/>
    <w:rsid w:val="0047776F"/>
    <w:rsid w:val="00477A9B"/>
    <w:rsid w:val="00477E0E"/>
    <w:rsid w:val="00480452"/>
    <w:rsid w:val="00480518"/>
    <w:rsid w:val="004806A6"/>
    <w:rsid w:val="00480797"/>
    <w:rsid w:val="004807CC"/>
    <w:rsid w:val="004807F2"/>
    <w:rsid w:val="0048082F"/>
    <w:rsid w:val="00480A77"/>
    <w:rsid w:val="00480C98"/>
    <w:rsid w:val="00480CBD"/>
    <w:rsid w:val="00480D98"/>
    <w:rsid w:val="00480EEA"/>
    <w:rsid w:val="00481273"/>
    <w:rsid w:val="004813EF"/>
    <w:rsid w:val="00481579"/>
    <w:rsid w:val="004816A4"/>
    <w:rsid w:val="004816D6"/>
    <w:rsid w:val="00481A64"/>
    <w:rsid w:val="00482347"/>
    <w:rsid w:val="0048234B"/>
    <w:rsid w:val="00482388"/>
    <w:rsid w:val="00482563"/>
    <w:rsid w:val="004825A8"/>
    <w:rsid w:val="004826AA"/>
    <w:rsid w:val="004826D6"/>
    <w:rsid w:val="004828A4"/>
    <w:rsid w:val="004828C7"/>
    <w:rsid w:val="004828CB"/>
    <w:rsid w:val="004828D7"/>
    <w:rsid w:val="004829F1"/>
    <w:rsid w:val="00483370"/>
    <w:rsid w:val="0048346A"/>
    <w:rsid w:val="00483520"/>
    <w:rsid w:val="0048353C"/>
    <w:rsid w:val="00483857"/>
    <w:rsid w:val="0048386D"/>
    <w:rsid w:val="0048387B"/>
    <w:rsid w:val="004838EE"/>
    <w:rsid w:val="00483944"/>
    <w:rsid w:val="00483C9E"/>
    <w:rsid w:val="0048426B"/>
    <w:rsid w:val="004842DC"/>
    <w:rsid w:val="004842FA"/>
    <w:rsid w:val="004844B3"/>
    <w:rsid w:val="004845D4"/>
    <w:rsid w:val="00484871"/>
    <w:rsid w:val="00484B2E"/>
    <w:rsid w:val="00484B5E"/>
    <w:rsid w:val="00484C42"/>
    <w:rsid w:val="00484C8F"/>
    <w:rsid w:val="00485062"/>
    <w:rsid w:val="0048518C"/>
    <w:rsid w:val="00485299"/>
    <w:rsid w:val="00485320"/>
    <w:rsid w:val="00485401"/>
    <w:rsid w:val="00485409"/>
    <w:rsid w:val="004856BA"/>
    <w:rsid w:val="00485787"/>
    <w:rsid w:val="0048596E"/>
    <w:rsid w:val="00485C80"/>
    <w:rsid w:val="00485CC7"/>
    <w:rsid w:val="00485D29"/>
    <w:rsid w:val="00485EF3"/>
    <w:rsid w:val="00485FD5"/>
    <w:rsid w:val="004860A6"/>
    <w:rsid w:val="00486114"/>
    <w:rsid w:val="00486333"/>
    <w:rsid w:val="0048647D"/>
    <w:rsid w:val="004864DA"/>
    <w:rsid w:val="004864E6"/>
    <w:rsid w:val="004866FE"/>
    <w:rsid w:val="00486742"/>
    <w:rsid w:val="004869E8"/>
    <w:rsid w:val="00486A4F"/>
    <w:rsid w:val="00486D45"/>
    <w:rsid w:val="00486D9F"/>
    <w:rsid w:val="00486DAA"/>
    <w:rsid w:val="00486ED0"/>
    <w:rsid w:val="00486EE2"/>
    <w:rsid w:val="004871B2"/>
    <w:rsid w:val="0048722C"/>
    <w:rsid w:val="004874CA"/>
    <w:rsid w:val="00487614"/>
    <w:rsid w:val="00487646"/>
    <w:rsid w:val="0048778F"/>
    <w:rsid w:val="004877BC"/>
    <w:rsid w:val="0048796D"/>
    <w:rsid w:val="004879FD"/>
    <w:rsid w:val="00487A24"/>
    <w:rsid w:val="00487ACB"/>
    <w:rsid w:val="00487B9C"/>
    <w:rsid w:val="00487C42"/>
    <w:rsid w:val="00487DC2"/>
    <w:rsid w:val="00487E96"/>
    <w:rsid w:val="00487ED8"/>
    <w:rsid w:val="00487F12"/>
    <w:rsid w:val="00487F3A"/>
    <w:rsid w:val="0049019F"/>
    <w:rsid w:val="00490287"/>
    <w:rsid w:val="00490339"/>
    <w:rsid w:val="0049044B"/>
    <w:rsid w:val="0049065C"/>
    <w:rsid w:val="00490693"/>
    <w:rsid w:val="004906DA"/>
    <w:rsid w:val="00490C59"/>
    <w:rsid w:val="00490D68"/>
    <w:rsid w:val="00490DDD"/>
    <w:rsid w:val="00490EE4"/>
    <w:rsid w:val="00491272"/>
    <w:rsid w:val="0049162B"/>
    <w:rsid w:val="00491678"/>
    <w:rsid w:val="00491717"/>
    <w:rsid w:val="00491759"/>
    <w:rsid w:val="00491AF0"/>
    <w:rsid w:val="00491BE8"/>
    <w:rsid w:val="00491D52"/>
    <w:rsid w:val="00491DAE"/>
    <w:rsid w:val="00491F9A"/>
    <w:rsid w:val="004921DA"/>
    <w:rsid w:val="004921FF"/>
    <w:rsid w:val="004922CE"/>
    <w:rsid w:val="004923AD"/>
    <w:rsid w:val="00492667"/>
    <w:rsid w:val="004927F1"/>
    <w:rsid w:val="00492B08"/>
    <w:rsid w:val="00492EA2"/>
    <w:rsid w:val="00493182"/>
    <w:rsid w:val="00493431"/>
    <w:rsid w:val="004934AD"/>
    <w:rsid w:val="004935D8"/>
    <w:rsid w:val="00493740"/>
    <w:rsid w:val="00493886"/>
    <w:rsid w:val="00493A99"/>
    <w:rsid w:val="00493BEC"/>
    <w:rsid w:val="00493D2C"/>
    <w:rsid w:val="00493F81"/>
    <w:rsid w:val="00494058"/>
    <w:rsid w:val="004940B4"/>
    <w:rsid w:val="00494194"/>
    <w:rsid w:val="004945BB"/>
    <w:rsid w:val="004945CA"/>
    <w:rsid w:val="004946E9"/>
    <w:rsid w:val="004947C3"/>
    <w:rsid w:val="00494CA9"/>
    <w:rsid w:val="00494DA8"/>
    <w:rsid w:val="00494EC9"/>
    <w:rsid w:val="00494FA5"/>
    <w:rsid w:val="0049508C"/>
    <w:rsid w:val="004950AD"/>
    <w:rsid w:val="0049540F"/>
    <w:rsid w:val="00495C4C"/>
    <w:rsid w:val="00495CE6"/>
    <w:rsid w:val="00495D5C"/>
    <w:rsid w:val="00495EEA"/>
    <w:rsid w:val="00495F16"/>
    <w:rsid w:val="00495F3A"/>
    <w:rsid w:val="00496168"/>
    <w:rsid w:val="00496282"/>
    <w:rsid w:val="00496397"/>
    <w:rsid w:val="004964ED"/>
    <w:rsid w:val="004965B7"/>
    <w:rsid w:val="00496664"/>
    <w:rsid w:val="00496834"/>
    <w:rsid w:val="00496983"/>
    <w:rsid w:val="00496A71"/>
    <w:rsid w:val="00496D28"/>
    <w:rsid w:val="00496E22"/>
    <w:rsid w:val="00496FA0"/>
    <w:rsid w:val="004972DD"/>
    <w:rsid w:val="0049779D"/>
    <w:rsid w:val="00497AFD"/>
    <w:rsid w:val="00497B19"/>
    <w:rsid w:val="00497BC6"/>
    <w:rsid w:val="00497E7C"/>
    <w:rsid w:val="00497F42"/>
    <w:rsid w:val="004A02CE"/>
    <w:rsid w:val="004A03D7"/>
    <w:rsid w:val="004A065E"/>
    <w:rsid w:val="004A07DF"/>
    <w:rsid w:val="004A07FD"/>
    <w:rsid w:val="004A091E"/>
    <w:rsid w:val="004A0977"/>
    <w:rsid w:val="004A09F4"/>
    <w:rsid w:val="004A0A6D"/>
    <w:rsid w:val="004A0B4B"/>
    <w:rsid w:val="004A0D32"/>
    <w:rsid w:val="004A0E0F"/>
    <w:rsid w:val="004A0E10"/>
    <w:rsid w:val="004A0F5D"/>
    <w:rsid w:val="004A13BD"/>
    <w:rsid w:val="004A1561"/>
    <w:rsid w:val="004A1671"/>
    <w:rsid w:val="004A19F6"/>
    <w:rsid w:val="004A2047"/>
    <w:rsid w:val="004A20B1"/>
    <w:rsid w:val="004A20CF"/>
    <w:rsid w:val="004A21B7"/>
    <w:rsid w:val="004A230C"/>
    <w:rsid w:val="004A25C2"/>
    <w:rsid w:val="004A262A"/>
    <w:rsid w:val="004A294B"/>
    <w:rsid w:val="004A2BE2"/>
    <w:rsid w:val="004A2E2F"/>
    <w:rsid w:val="004A31BE"/>
    <w:rsid w:val="004A323D"/>
    <w:rsid w:val="004A34D4"/>
    <w:rsid w:val="004A34D7"/>
    <w:rsid w:val="004A352B"/>
    <w:rsid w:val="004A38A0"/>
    <w:rsid w:val="004A3BD0"/>
    <w:rsid w:val="004A3C3B"/>
    <w:rsid w:val="004A3F10"/>
    <w:rsid w:val="004A404F"/>
    <w:rsid w:val="004A4116"/>
    <w:rsid w:val="004A4119"/>
    <w:rsid w:val="004A4418"/>
    <w:rsid w:val="004A4B65"/>
    <w:rsid w:val="004A4D4C"/>
    <w:rsid w:val="004A4F96"/>
    <w:rsid w:val="004A5022"/>
    <w:rsid w:val="004A5187"/>
    <w:rsid w:val="004A52F9"/>
    <w:rsid w:val="004A558F"/>
    <w:rsid w:val="004A56FB"/>
    <w:rsid w:val="004A57ED"/>
    <w:rsid w:val="004A589C"/>
    <w:rsid w:val="004A5995"/>
    <w:rsid w:val="004A5B92"/>
    <w:rsid w:val="004A5C7A"/>
    <w:rsid w:val="004A5D76"/>
    <w:rsid w:val="004A5DEB"/>
    <w:rsid w:val="004A62D8"/>
    <w:rsid w:val="004A62F1"/>
    <w:rsid w:val="004A684D"/>
    <w:rsid w:val="004A699B"/>
    <w:rsid w:val="004A6CAF"/>
    <w:rsid w:val="004A6CC0"/>
    <w:rsid w:val="004A706F"/>
    <w:rsid w:val="004A71F0"/>
    <w:rsid w:val="004A746B"/>
    <w:rsid w:val="004A74FF"/>
    <w:rsid w:val="004A761F"/>
    <w:rsid w:val="004A7645"/>
    <w:rsid w:val="004A77BD"/>
    <w:rsid w:val="004A787A"/>
    <w:rsid w:val="004A79C7"/>
    <w:rsid w:val="004A7A98"/>
    <w:rsid w:val="004A7B51"/>
    <w:rsid w:val="004A7BE1"/>
    <w:rsid w:val="004A7E45"/>
    <w:rsid w:val="004A7EBF"/>
    <w:rsid w:val="004A7ED8"/>
    <w:rsid w:val="004B0721"/>
    <w:rsid w:val="004B072B"/>
    <w:rsid w:val="004B0752"/>
    <w:rsid w:val="004B0769"/>
    <w:rsid w:val="004B0868"/>
    <w:rsid w:val="004B0B5B"/>
    <w:rsid w:val="004B0D58"/>
    <w:rsid w:val="004B0E36"/>
    <w:rsid w:val="004B1254"/>
    <w:rsid w:val="004B17AD"/>
    <w:rsid w:val="004B19B1"/>
    <w:rsid w:val="004B1B37"/>
    <w:rsid w:val="004B1C3B"/>
    <w:rsid w:val="004B1D5E"/>
    <w:rsid w:val="004B1D74"/>
    <w:rsid w:val="004B1FCA"/>
    <w:rsid w:val="004B2115"/>
    <w:rsid w:val="004B219C"/>
    <w:rsid w:val="004B2391"/>
    <w:rsid w:val="004B241D"/>
    <w:rsid w:val="004B2440"/>
    <w:rsid w:val="004B25C0"/>
    <w:rsid w:val="004B2ADF"/>
    <w:rsid w:val="004B2B00"/>
    <w:rsid w:val="004B2C1E"/>
    <w:rsid w:val="004B2DBB"/>
    <w:rsid w:val="004B2F4D"/>
    <w:rsid w:val="004B322D"/>
    <w:rsid w:val="004B32CA"/>
    <w:rsid w:val="004B3372"/>
    <w:rsid w:val="004B34B3"/>
    <w:rsid w:val="004B3580"/>
    <w:rsid w:val="004B367B"/>
    <w:rsid w:val="004B39CA"/>
    <w:rsid w:val="004B3C64"/>
    <w:rsid w:val="004B3C72"/>
    <w:rsid w:val="004B3CD6"/>
    <w:rsid w:val="004B3EAA"/>
    <w:rsid w:val="004B4115"/>
    <w:rsid w:val="004B4261"/>
    <w:rsid w:val="004B4284"/>
    <w:rsid w:val="004B438C"/>
    <w:rsid w:val="004B4485"/>
    <w:rsid w:val="004B4501"/>
    <w:rsid w:val="004B4573"/>
    <w:rsid w:val="004B4774"/>
    <w:rsid w:val="004B4B06"/>
    <w:rsid w:val="004B4B7B"/>
    <w:rsid w:val="004B4E7F"/>
    <w:rsid w:val="004B511F"/>
    <w:rsid w:val="004B53E1"/>
    <w:rsid w:val="004B546C"/>
    <w:rsid w:val="004B5621"/>
    <w:rsid w:val="004B56CF"/>
    <w:rsid w:val="004B5936"/>
    <w:rsid w:val="004B5942"/>
    <w:rsid w:val="004B59F0"/>
    <w:rsid w:val="004B5AA3"/>
    <w:rsid w:val="004B5BEB"/>
    <w:rsid w:val="004B5CA7"/>
    <w:rsid w:val="004B5D43"/>
    <w:rsid w:val="004B5FDE"/>
    <w:rsid w:val="004B5FFB"/>
    <w:rsid w:val="004B603E"/>
    <w:rsid w:val="004B6045"/>
    <w:rsid w:val="004B613C"/>
    <w:rsid w:val="004B65AB"/>
    <w:rsid w:val="004B694F"/>
    <w:rsid w:val="004B6C46"/>
    <w:rsid w:val="004B6EE1"/>
    <w:rsid w:val="004B7306"/>
    <w:rsid w:val="004B744E"/>
    <w:rsid w:val="004B758F"/>
    <w:rsid w:val="004B7748"/>
    <w:rsid w:val="004B7AB6"/>
    <w:rsid w:val="004B7CE0"/>
    <w:rsid w:val="004B7E3C"/>
    <w:rsid w:val="004B7FAC"/>
    <w:rsid w:val="004C0411"/>
    <w:rsid w:val="004C046E"/>
    <w:rsid w:val="004C055E"/>
    <w:rsid w:val="004C060C"/>
    <w:rsid w:val="004C0687"/>
    <w:rsid w:val="004C0D98"/>
    <w:rsid w:val="004C0DD6"/>
    <w:rsid w:val="004C0E9B"/>
    <w:rsid w:val="004C1003"/>
    <w:rsid w:val="004C14F0"/>
    <w:rsid w:val="004C15E0"/>
    <w:rsid w:val="004C1640"/>
    <w:rsid w:val="004C1906"/>
    <w:rsid w:val="004C192B"/>
    <w:rsid w:val="004C1936"/>
    <w:rsid w:val="004C1B2E"/>
    <w:rsid w:val="004C1B8E"/>
    <w:rsid w:val="004C1E0E"/>
    <w:rsid w:val="004C1FDB"/>
    <w:rsid w:val="004C2099"/>
    <w:rsid w:val="004C2265"/>
    <w:rsid w:val="004C22A0"/>
    <w:rsid w:val="004C2658"/>
    <w:rsid w:val="004C27EE"/>
    <w:rsid w:val="004C28AA"/>
    <w:rsid w:val="004C290D"/>
    <w:rsid w:val="004C29EB"/>
    <w:rsid w:val="004C29F8"/>
    <w:rsid w:val="004C2A92"/>
    <w:rsid w:val="004C2BA1"/>
    <w:rsid w:val="004C2BBB"/>
    <w:rsid w:val="004C2BD3"/>
    <w:rsid w:val="004C32E3"/>
    <w:rsid w:val="004C332A"/>
    <w:rsid w:val="004C3590"/>
    <w:rsid w:val="004C3605"/>
    <w:rsid w:val="004C3750"/>
    <w:rsid w:val="004C3843"/>
    <w:rsid w:val="004C39B2"/>
    <w:rsid w:val="004C3A4B"/>
    <w:rsid w:val="004C3CE9"/>
    <w:rsid w:val="004C3FFF"/>
    <w:rsid w:val="004C4068"/>
    <w:rsid w:val="004C4071"/>
    <w:rsid w:val="004C42D9"/>
    <w:rsid w:val="004C44A3"/>
    <w:rsid w:val="004C451F"/>
    <w:rsid w:val="004C46CE"/>
    <w:rsid w:val="004C4818"/>
    <w:rsid w:val="004C482C"/>
    <w:rsid w:val="004C4B74"/>
    <w:rsid w:val="004C4B7D"/>
    <w:rsid w:val="004C4B9D"/>
    <w:rsid w:val="004C4C8D"/>
    <w:rsid w:val="004C4D82"/>
    <w:rsid w:val="004C51A1"/>
    <w:rsid w:val="004C5226"/>
    <w:rsid w:val="004C523A"/>
    <w:rsid w:val="004C52B9"/>
    <w:rsid w:val="004C53BD"/>
    <w:rsid w:val="004C5511"/>
    <w:rsid w:val="004C5828"/>
    <w:rsid w:val="004C5B44"/>
    <w:rsid w:val="004C5DD3"/>
    <w:rsid w:val="004C61D4"/>
    <w:rsid w:val="004C61FD"/>
    <w:rsid w:val="004C639F"/>
    <w:rsid w:val="004C657F"/>
    <w:rsid w:val="004C6794"/>
    <w:rsid w:val="004C6B65"/>
    <w:rsid w:val="004C6F72"/>
    <w:rsid w:val="004C6FD2"/>
    <w:rsid w:val="004C6FEE"/>
    <w:rsid w:val="004C701B"/>
    <w:rsid w:val="004C7058"/>
    <w:rsid w:val="004C71A3"/>
    <w:rsid w:val="004C746B"/>
    <w:rsid w:val="004C7481"/>
    <w:rsid w:val="004C76AC"/>
    <w:rsid w:val="004C7ABB"/>
    <w:rsid w:val="004C7BF9"/>
    <w:rsid w:val="004C7D17"/>
    <w:rsid w:val="004C7EBF"/>
    <w:rsid w:val="004D004F"/>
    <w:rsid w:val="004D01DD"/>
    <w:rsid w:val="004D045A"/>
    <w:rsid w:val="004D050B"/>
    <w:rsid w:val="004D064A"/>
    <w:rsid w:val="004D08FD"/>
    <w:rsid w:val="004D09FF"/>
    <w:rsid w:val="004D0B3F"/>
    <w:rsid w:val="004D0BE6"/>
    <w:rsid w:val="004D0BF7"/>
    <w:rsid w:val="004D0CD4"/>
    <w:rsid w:val="004D0F08"/>
    <w:rsid w:val="004D1067"/>
    <w:rsid w:val="004D12B9"/>
    <w:rsid w:val="004D1358"/>
    <w:rsid w:val="004D1780"/>
    <w:rsid w:val="004D1786"/>
    <w:rsid w:val="004D1945"/>
    <w:rsid w:val="004D1A51"/>
    <w:rsid w:val="004D1A5A"/>
    <w:rsid w:val="004D1BF1"/>
    <w:rsid w:val="004D1D46"/>
    <w:rsid w:val="004D1DB8"/>
    <w:rsid w:val="004D1E54"/>
    <w:rsid w:val="004D1FE8"/>
    <w:rsid w:val="004D200C"/>
    <w:rsid w:val="004D23EC"/>
    <w:rsid w:val="004D242B"/>
    <w:rsid w:val="004D2615"/>
    <w:rsid w:val="004D2631"/>
    <w:rsid w:val="004D27EB"/>
    <w:rsid w:val="004D29DC"/>
    <w:rsid w:val="004D2B25"/>
    <w:rsid w:val="004D2FDC"/>
    <w:rsid w:val="004D3112"/>
    <w:rsid w:val="004D3267"/>
    <w:rsid w:val="004D3439"/>
    <w:rsid w:val="004D347B"/>
    <w:rsid w:val="004D37C4"/>
    <w:rsid w:val="004D39A1"/>
    <w:rsid w:val="004D3C4E"/>
    <w:rsid w:val="004D3C8C"/>
    <w:rsid w:val="004D3F6D"/>
    <w:rsid w:val="004D3FB4"/>
    <w:rsid w:val="004D40F5"/>
    <w:rsid w:val="004D41F5"/>
    <w:rsid w:val="004D42E4"/>
    <w:rsid w:val="004D4471"/>
    <w:rsid w:val="004D453E"/>
    <w:rsid w:val="004D481D"/>
    <w:rsid w:val="004D4BAB"/>
    <w:rsid w:val="004D4D36"/>
    <w:rsid w:val="004D4E0F"/>
    <w:rsid w:val="004D4E93"/>
    <w:rsid w:val="004D4F2A"/>
    <w:rsid w:val="004D530C"/>
    <w:rsid w:val="004D546F"/>
    <w:rsid w:val="004D5491"/>
    <w:rsid w:val="004D554C"/>
    <w:rsid w:val="004D555C"/>
    <w:rsid w:val="004D5717"/>
    <w:rsid w:val="004D571A"/>
    <w:rsid w:val="004D59E3"/>
    <w:rsid w:val="004D5BE0"/>
    <w:rsid w:val="004D5D2F"/>
    <w:rsid w:val="004D5DC4"/>
    <w:rsid w:val="004D61AA"/>
    <w:rsid w:val="004D6337"/>
    <w:rsid w:val="004D6384"/>
    <w:rsid w:val="004D6475"/>
    <w:rsid w:val="004D6536"/>
    <w:rsid w:val="004D6617"/>
    <w:rsid w:val="004D674F"/>
    <w:rsid w:val="004D6766"/>
    <w:rsid w:val="004D6816"/>
    <w:rsid w:val="004D6894"/>
    <w:rsid w:val="004D6A82"/>
    <w:rsid w:val="004D6C19"/>
    <w:rsid w:val="004D6CFD"/>
    <w:rsid w:val="004D6E23"/>
    <w:rsid w:val="004D717F"/>
    <w:rsid w:val="004D7401"/>
    <w:rsid w:val="004D79F2"/>
    <w:rsid w:val="004D7ED9"/>
    <w:rsid w:val="004D7F55"/>
    <w:rsid w:val="004E008D"/>
    <w:rsid w:val="004E00DA"/>
    <w:rsid w:val="004E0957"/>
    <w:rsid w:val="004E0A58"/>
    <w:rsid w:val="004E0A8D"/>
    <w:rsid w:val="004E0B62"/>
    <w:rsid w:val="004E0C59"/>
    <w:rsid w:val="004E0C8A"/>
    <w:rsid w:val="004E0F07"/>
    <w:rsid w:val="004E0F58"/>
    <w:rsid w:val="004E0FDD"/>
    <w:rsid w:val="004E1401"/>
    <w:rsid w:val="004E172B"/>
    <w:rsid w:val="004E1969"/>
    <w:rsid w:val="004E1C8A"/>
    <w:rsid w:val="004E1F61"/>
    <w:rsid w:val="004E1FEC"/>
    <w:rsid w:val="004E2151"/>
    <w:rsid w:val="004E21EF"/>
    <w:rsid w:val="004E2334"/>
    <w:rsid w:val="004E237C"/>
    <w:rsid w:val="004E256D"/>
    <w:rsid w:val="004E270A"/>
    <w:rsid w:val="004E2C7D"/>
    <w:rsid w:val="004E2CA8"/>
    <w:rsid w:val="004E2CD6"/>
    <w:rsid w:val="004E3320"/>
    <w:rsid w:val="004E34CC"/>
    <w:rsid w:val="004E3630"/>
    <w:rsid w:val="004E36A2"/>
    <w:rsid w:val="004E3739"/>
    <w:rsid w:val="004E37A9"/>
    <w:rsid w:val="004E3914"/>
    <w:rsid w:val="004E3A87"/>
    <w:rsid w:val="004E3F6D"/>
    <w:rsid w:val="004E4011"/>
    <w:rsid w:val="004E40AD"/>
    <w:rsid w:val="004E40E7"/>
    <w:rsid w:val="004E42A5"/>
    <w:rsid w:val="004E436E"/>
    <w:rsid w:val="004E4415"/>
    <w:rsid w:val="004E45E5"/>
    <w:rsid w:val="004E4602"/>
    <w:rsid w:val="004E49D7"/>
    <w:rsid w:val="004E4A4C"/>
    <w:rsid w:val="004E4D67"/>
    <w:rsid w:val="004E4EBF"/>
    <w:rsid w:val="004E5188"/>
    <w:rsid w:val="004E53A1"/>
    <w:rsid w:val="004E5416"/>
    <w:rsid w:val="004E5681"/>
    <w:rsid w:val="004E5774"/>
    <w:rsid w:val="004E5794"/>
    <w:rsid w:val="004E57A4"/>
    <w:rsid w:val="004E57ED"/>
    <w:rsid w:val="004E59D5"/>
    <w:rsid w:val="004E5D3F"/>
    <w:rsid w:val="004E5E0F"/>
    <w:rsid w:val="004E5ED4"/>
    <w:rsid w:val="004E6537"/>
    <w:rsid w:val="004E6780"/>
    <w:rsid w:val="004E67F2"/>
    <w:rsid w:val="004E67FB"/>
    <w:rsid w:val="004E6818"/>
    <w:rsid w:val="004E6841"/>
    <w:rsid w:val="004E6889"/>
    <w:rsid w:val="004E69BA"/>
    <w:rsid w:val="004E6A27"/>
    <w:rsid w:val="004E6A5E"/>
    <w:rsid w:val="004E6AFC"/>
    <w:rsid w:val="004E6E1C"/>
    <w:rsid w:val="004E70A8"/>
    <w:rsid w:val="004E7221"/>
    <w:rsid w:val="004E761B"/>
    <w:rsid w:val="004E76BB"/>
    <w:rsid w:val="004E777D"/>
    <w:rsid w:val="004E7958"/>
    <w:rsid w:val="004E7984"/>
    <w:rsid w:val="004E7AE4"/>
    <w:rsid w:val="004E7B23"/>
    <w:rsid w:val="004E7C82"/>
    <w:rsid w:val="004F067E"/>
    <w:rsid w:val="004F0946"/>
    <w:rsid w:val="004F09D1"/>
    <w:rsid w:val="004F0A08"/>
    <w:rsid w:val="004F0BE7"/>
    <w:rsid w:val="004F0DB9"/>
    <w:rsid w:val="004F0DCC"/>
    <w:rsid w:val="004F0E86"/>
    <w:rsid w:val="004F0FD4"/>
    <w:rsid w:val="004F135F"/>
    <w:rsid w:val="004F16AD"/>
    <w:rsid w:val="004F1858"/>
    <w:rsid w:val="004F1978"/>
    <w:rsid w:val="004F1A4C"/>
    <w:rsid w:val="004F1ACF"/>
    <w:rsid w:val="004F1C62"/>
    <w:rsid w:val="004F1E98"/>
    <w:rsid w:val="004F1EAE"/>
    <w:rsid w:val="004F20B3"/>
    <w:rsid w:val="004F20D3"/>
    <w:rsid w:val="004F20F5"/>
    <w:rsid w:val="004F2270"/>
    <w:rsid w:val="004F2526"/>
    <w:rsid w:val="004F25D7"/>
    <w:rsid w:val="004F288E"/>
    <w:rsid w:val="004F2890"/>
    <w:rsid w:val="004F2B45"/>
    <w:rsid w:val="004F2CF1"/>
    <w:rsid w:val="004F2F5E"/>
    <w:rsid w:val="004F31DB"/>
    <w:rsid w:val="004F33FE"/>
    <w:rsid w:val="004F3ABD"/>
    <w:rsid w:val="004F3B08"/>
    <w:rsid w:val="004F3B63"/>
    <w:rsid w:val="004F3D34"/>
    <w:rsid w:val="004F3F89"/>
    <w:rsid w:val="004F3FA4"/>
    <w:rsid w:val="004F420E"/>
    <w:rsid w:val="004F460C"/>
    <w:rsid w:val="004F4A00"/>
    <w:rsid w:val="004F4A96"/>
    <w:rsid w:val="004F4B44"/>
    <w:rsid w:val="004F4C3D"/>
    <w:rsid w:val="004F4D0E"/>
    <w:rsid w:val="004F4DB0"/>
    <w:rsid w:val="004F4F05"/>
    <w:rsid w:val="004F4F30"/>
    <w:rsid w:val="004F5027"/>
    <w:rsid w:val="004F5303"/>
    <w:rsid w:val="004F53B9"/>
    <w:rsid w:val="004F5429"/>
    <w:rsid w:val="004F5463"/>
    <w:rsid w:val="004F55EC"/>
    <w:rsid w:val="004F590C"/>
    <w:rsid w:val="004F5959"/>
    <w:rsid w:val="004F5A78"/>
    <w:rsid w:val="004F5C82"/>
    <w:rsid w:val="004F5CE7"/>
    <w:rsid w:val="004F5F1D"/>
    <w:rsid w:val="004F5F4E"/>
    <w:rsid w:val="004F60C5"/>
    <w:rsid w:val="004F6182"/>
    <w:rsid w:val="004F618E"/>
    <w:rsid w:val="004F61D9"/>
    <w:rsid w:val="004F62A1"/>
    <w:rsid w:val="004F65B8"/>
    <w:rsid w:val="004F6964"/>
    <w:rsid w:val="004F7113"/>
    <w:rsid w:val="004F7138"/>
    <w:rsid w:val="004F7181"/>
    <w:rsid w:val="004F71FA"/>
    <w:rsid w:val="004F735B"/>
    <w:rsid w:val="004F740C"/>
    <w:rsid w:val="004F7420"/>
    <w:rsid w:val="004F7438"/>
    <w:rsid w:val="004F7492"/>
    <w:rsid w:val="004F7540"/>
    <w:rsid w:val="004F7993"/>
    <w:rsid w:val="004F7AA0"/>
    <w:rsid w:val="004F7BC9"/>
    <w:rsid w:val="004F7D29"/>
    <w:rsid w:val="004F7D2F"/>
    <w:rsid w:val="004F7FC2"/>
    <w:rsid w:val="005000A7"/>
    <w:rsid w:val="0050056A"/>
    <w:rsid w:val="005005EC"/>
    <w:rsid w:val="005009C3"/>
    <w:rsid w:val="00500A1D"/>
    <w:rsid w:val="00500B2E"/>
    <w:rsid w:val="00500BC6"/>
    <w:rsid w:val="00500CD0"/>
    <w:rsid w:val="00500CDB"/>
    <w:rsid w:val="00500D15"/>
    <w:rsid w:val="00500DD3"/>
    <w:rsid w:val="00500E1A"/>
    <w:rsid w:val="00500E52"/>
    <w:rsid w:val="00500EEE"/>
    <w:rsid w:val="00501046"/>
    <w:rsid w:val="00501108"/>
    <w:rsid w:val="00501173"/>
    <w:rsid w:val="005011D0"/>
    <w:rsid w:val="00501314"/>
    <w:rsid w:val="0050145E"/>
    <w:rsid w:val="005019E0"/>
    <w:rsid w:val="00501A0F"/>
    <w:rsid w:val="00501A8D"/>
    <w:rsid w:val="00501A90"/>
    <w:rsid w:val="00501B7F"/>
    <w:rsid w:val="00501BBE"/>
    <w:rsid w:val="00501DAA"/>
    <w:rsid w:val="005021B7"/>
    <w:rsid w:val="005022FF"/>
    <w:rsid w:val="0050261E"/>
    <w:rsid w:val="00502651"/>
    <w:rsid w:val="00502CF1"/>
    <w:rsid w:val="0050308B"/>
    <w:rsid w:val="005030F4"/>
    <w:rsid w:val="005032D4"/>
    <w:rsid w:val="005033E7"/>
    <w:rsid w:val="00503626"/>
    <w:rsid w:val="00503740"/>
    <w:rsid w:val="00503878"/>
    <w:rsid w:val="0050388D"/>
    <w:rsid w:val="00503A5D"/>
    <w:rsid w:val="00503A6C"/>
    <w:rsid w:val="00503C05"/>
    <w:rsid w:val="00503C5E"/>
    <w:rsid w:val="00503DB0"/>
    <w:rsid w:val="005040CF"/>
    <w:rsid w:val="005040F5"/>
    <w:rsid w:val="00504216"/>
    <w:rsid w:val="00504404"/>
    <w:rsid w:val="00504410"/>
    <w:rsid w:val="00504612"/>
    <w:rsid w:val="00504868"/>
    <w:rsid w:val="005049BA"/>
    <w:rsid w:val="00504CE5"/>
    <w:rsid w:val="00505422"/>
    <w:rsid w:val="0050569A"/>
    <w:rsid w:val="005056EA"/>
    <w:rsid w:val="0050571E"/>
    <w:rsid w:val="00505826"/>
    <w:rsid w:val="00505BAB"/>
    <w:rsid w:val="00505E46"/>
    <w:rsid w:val="00505EA0"/>
    <w:rsid w:val="00505ED0"/>
    <w:rsid w:val="005060F0"/>
    <w:rsid w:val="00506137"/>
    <w:rsid w:val="00506260"/>
    <w:rsid w:val="005062F1"/>
    <w:rsid w:val="005064B8"/>
    <w:rsid w:val="0050658C"/>
    <w:rsid w:val="005065C3"/>
    <w:rsid w:val="005068CA"/>
    <w:rsid w:val="00506A72"/>
    <w:rsid w:val="00506B93"/>
    <w:rsid w:val="00506C23"/>
    <w:rsid w:val="00506D63"/>
    <w:rsid w:val="00507227"/>
    <w:rsid w:val="0050736E"/>
    <w:rsid w:val="0050739D"/>
    <w:rsid w:val="00507482"/>
    <w:rsid w:val="005075A4"/>
    <w:rsid w:val="005077E6"/>
    <w:rsid w:val="00507836"/>
    <w:rsid w:val="0050785E"/>
    <w:rsid w:val="00507938"/>
    <w:rsid w:val="00507D03"/>
    <w:rsid w:val="00507DAA"/>
    <w:rsid w:val="0051033E"/>
    <w:rsid w:val="0051042C"/>
    <w:rsid w:val="00510519"/>
    <w:rsid w:val="005106EB"/>
    <w:rsid w:val="00510803"/>
    <w:rsid w:val="00510C16"/>
    <w:rsid w:val="00510C8A"/>
    <w:rsid w:val="00510CB0"/>
    <w:rsid w:val="00510E5F"/>
    <w:rsid w:val="00510EF6"/>
    <w:rsid w:val="00510F24"/>
    <w:rsid w:val="00510F97"/>
    <w:rsid w:val="005111AF"/>
    <w:rsid w:val="00511248"/>
    <w:rsid w:val="00511301"/>
    <w:rsid w:val="0051137E"/>
    <w:rsid w:val="0051152C"/>
    <w:rsid w:val="0051154E"/>
    <w:rsid w:val="005115FB"/>
    <w:rsid w:val="0051163A"/>
    <w:rsid w:val="005116B7"/>
    <w:rsid w:val="005116CE"/>
    <w:rsid w:val="00511AAD"/>
    <w:rsid w:val="00511C46"/>
    <w:rsid w:val="00511C48"/>
    <w:rsid w:val="00511CF3"/>
    <w:rsid w:val="00511DC9"/>
    <w:rsid w:val="00511FD2"/>
    <w:rsid w:val="00512352"/>
    <w:rsid w:val="00512434"/>
    <w:rsid w:val="0051271D"/>
    <w:rsid w:val="0051293D"/>
    <w:rsid w:val="00512A26"/>
    <w:rsid w:val="00512A43"/>
    <w:rsid w:val="00512A81"/>
    <w:rsid w:val="00512FF9"/>
    <w:rsid w:val="0051303E"/>
    <w:rsid w:val="00513078"/>
    <w:rsid w:val="0051366B"/>
    <w:rsid w:val="00513976"/>
    <w:rsid w:val="00513A0E"/>
    <w:rsid w:val="00513BA3"/>
    <w:rsid w:val="00514134"/>
    <w:rsid w:val="0051418F"/>
    <w:rsid w:val="005141B4"/>
    <w:rsid w:val="005143C2"/>
    <w:rsid w:val="00514587"/>
    <w:rsid w:val="005145D1"/>
    <w:rsid w:val="00514650"/>
    <w:rsid w:val="00514666"/>
    <w:rsid w:val="00514B73"/>
    <w:rsid w:val="00514BDA"/>
    <w:rsid w:val="00514DFE"/>
    <w:rsid w:val="00514E31"/>
    <w:rsid w:val="00514E45"/>
    <w:rsid w:val="005150E3"/>
    <w:rsid w:val="0051518E"/>
    <w:rsid w:val="00515749"/>
    <w:rsid w:val="0051574B"/>
    <w:rsid w:val="005157DE"/>
    <w:rsid w:val="00515819"/>
    <w:rsid w:val="00515894"/>
    <w:rsid w:val="005158F4"/>
    <w:rsid w:val="00515A0B"/>
    <w:rsid w:val="00515ACB"/>
    <w:rsid w:val="00515E5C"/>
    <w:rsid w:val="00516032"/>
    <w:rsid w:val="00516203"/>
    <w:rsid w:val="0051621F"/>
    <w:rsid w:val="005166B8"/>
    <w:rsid w:val="005166CD"/>
    <w:rsid w:val="00516D39"/>
    <w:rsid w:val="00516DD7"/>
    <w:rsid w:val="00516EC4"/>
    <w:rsid w:val="00517122"/>
    <w:rsid w:val="005171DA"/>
    <w:rsid w:val="005172ED"/>
    <w:rsid w:val="005173CA"/>
    <w:rsid w:val="005175B7"/>
    <w:rsid w:val="005178F7"/>
    <w:rsid w:val="00517969"/>
    <w:rsid w:val="00517A07"/>
    <w:rsid w:val="00517AA1"/>
    <w:rsid w:val="00517C5B"/>
    <w:rsid w:val="00517C70"/>
    <w:rsid w:val="00517CBF"/>
    <w:rsid w:val="00517F2B"/>
    <w:rsid w:val="00517F3B"/>
    <w:rsid w:val="00520318"/>
    <w:rsid w:val="00520466"/>
    <w:rsid w:val="00520880"/>
    <w:rsid w:val="0052096B"/>
    <w:rsid w:val="00520B54"/>
    <w:rsid w:val="00520CBF"/>
    <w:rsid w:val="00520D7A"/>
    <w:rsid w:val="00520E49"/>
    <w:rsid w:val="00520EFA"/>
    <w:rsid w:val="0052108C"/>
    <w:rsid w:val="00521566"/>
    <w:rsid w:val="00521646"/>
    <w:rsid w:val="0052164A"/>
    <w:rsid w:val="00521735"/>
    <w:rsid w:val="005217B7"/>
    <w:rsid w:val="005217D4"/>
    <w:rsid w:val="005218DF"/>
    <w:rsid w:val="00521B38"/>
    <w:rsid w:val="00521C50"/>
    <w:rsid w:val="00521CAD"/>
    <w:rsid w:val="00521DD8"/>
    <w:rsid w:val="00521E15"/>
    <w:rsid w:val="00522510"/>
    <w:rsid w:val="005225C8"/>
    <w:rsid w:val="00522724"/>
    <w:rsid w:val="005227C0"/>
    <w:rsid w:val="0052291F"/>
    <w:rsid w:val="005229A2"/>
    <w:rsid w:val="005229C9"/>
    <w:rsid w:val="005229DA"/>
    <w:rsid w:val="00522A99"/>
    <w:rsid w:val="00522D07"/>
    <w:rsid w:val="00522F04"/>
    <w:rsid w:val="0052302E"/>
    <w:rsid w:val="0052308E"/>
    <w:rsid w:val="00523162"/>
    <w:rsid w:val="005231C5"/>
    <w:rsid w:val="0052327C"/>
    <w:rsid w:val="005234AE"/>
    <w:rsid w:val="00523526"/>
    <w:rsid w:val="00523581"/>
    <w:rsid w:val="00523587"/>
    <w:rsid w:val="0052362E"/>
    <w:rsid w:val="00523718"/>
    <w:rsid w:val="005237D4"/>
    <w:rsid w:val="00523917"/>
    <w:rsid w:val="00523A0C"/>
    <w:rsid w:val="00523B09"/>
    <w:rsid w:val="00523D05"/>
    <w:rsid w:val="00523E69"/>
    <w:rsid w:val="00524381"/>
    <w:rsid w:val="005246C2"/>
    <w:rsid w:val="00524A9E"/>
    <w:rsid w:val="00524B40"/>
    <w:rsid w:val="00524D7F"/>
    <w:rsid w:val="00524DDE"/>
    <w:rsid w:val="00524F5A"/>
    <w:rsid w:val="00525116"/>
    <w:rsid w:val="005252D9"/>
    <w:rsid w:val="0052543C"/>
    <w:rsid w:val="00525491"/>
    <w:rsid w:val="0052579D"/>
    <w:rsid w:val="005257CC"/>
    <w:rsid w:val="00525813"/>
    <w:rsid w:val="0052588B"/>
    <w:rsid w:val="005258C5"/>
    <w:rsid w:val="00525935"/>
    <w:rsid w:val="00525BDD"/>
    <w:rsid w:val="00525CDC"/>
    <w:rsid w:val="00525DA1"/>
    <w:rsid w:val="00525E31"/>
    <w:rsid w:val="00525F07"/>
    <w:rsid w:val="00525F9D"/>
    <w:rsid w:val="00526029"/>
    <w:rsid w:val="005260E1"/>
    <w:rsid w:val="00526175"/>
    <w:rsid w:val="005263BA"/>
    <w:rsid w:val="0052670E"/>
    <w:rsid w:val="00526900"/>
    <w:rsid w:val="00526A1E"/>
    <w:rsid w:val="00526B9B"/>
    <w:rsid w:val="00526E5F"/>
    <w:rsid w:val="00526F05"/>
    <w:rsid w:val="00526F0F"/>
    <w:rsid w:val="00526F38"/>
    <w:rsid w:val="00526FC9"/>
    <w:rsid w:val="00527171"/>
    <w:rsid w:val="0052735B"/>
    <w:rsid w:val="005273D8"/>
    <w:rsid w:val="0052750C"/>
    <w:rsid w:val="005275B0"/>
    <w:rsid w:val="00527899"/>
    <w:rsid w:val="00527B65"/>
    <w:rsid w:val="00527BA9"/>
    <w:rsid w:val="00527D3E"/>
    <w:rsid w:val="0053007A"/>
    <w:rsid w:val="005300CD"/>
    <w:rsid w:val="00530158"/>
    <w:rsid w:val="0053026D"/>
    <w:rsid w:val="005302CB"/>
    <w:rsid w:val="005303D9"/>
    <w:rsid w:val="0053052F"/>
    <w:rsid w:val="005306AF"/>
    <w:rsid w:val="00530835"/>
    <w:rsid w:val="0053098F"/>
    <w:rsid w:val="00530CBD"/>
    <w:rsid w:val="00530CFD"/>
    <w:rsid w:val="00530D47"/>
    <w:rsid w:val="00530D95"/>
    <w:rsid w:val="00530DAA"/>
    <w:rsid w:val="00530DD3"/>
    <w:rsid w:val="005310F2"/>
    <w:rsid w:val="00531266"/>
    <w:rsid w:val="005312E8"/>
    <w:rsid w:val="005314FC"/>
    <w:rsid w:val="00531943"/>
    <w:rsid w:val="00531A94"/>
    <w:rsid w:val="00531C61"/>
    <w:rsid w:val="00531CC8"/>
    <w:rsid w:val="00531CF8"/>
    <w:rsid w:val="00531D4C"/>
    <w:rsid w:val="005320E9"/>
    <w:rsid w:val="0053229F"/>
    <w:rsid w:val="00532329"/>
    <w:rsid w:val="00532496"/>
    <w:rsid w:val="005324ED"/>
    <w:rsid w:val="00532517"/>
    <w:rsid w:val="00532674"/>
    <w:rsid w:val="00532787"/>
    <w:rsid w:val="00532A16"/>
    <w:rsid w:val="00532B36"/>
    <w:rsid w:val="00532B58"/>
    <w:rsid w:val="00532C50"/>
    <w:rsid w:val="00532DB7"/>
    <w:rsid w:val="00532E70"/>
    <w:rsid w:val="00532EB7"/>
    <w:rsid w:val="00532FDD"/>
    <w:rsid w:val="005335CA"/>
    <w:rsid w:val="00533676"/>
    <w:rsid w:val="005336CF"/>
    <w:rsid w:val="00533724"/>
    <w:rsid w:val="0053372C"/>
    <w:rsid w:val="00533841"/>
    <w:rsid w:val="00533B61"/>
    <w:rsid w:val="00533C3B"/>
    <w:rsid w:val="00533CC5"/>
    <w:rsid w:val="00533D1B"/>
    <w:rsid w:val="00533D84"/>
    <w:rsid w:val="0053439A"/>
    <w:rsid w:val="00534539"/>
    <w:rsid w:val="00534597"/>
    <w:rsid w:val="00534659"/>
    <w:rsid w:val="0053468D"/>
    <w:rsid w:val="00534717"/>
    <w:rsid w:val="00534878"/>
    <w:rsid w:val="005348C2"/>
    <w:rsid w:val="005348FB"/>
    <w:rsid w:val="00534A97"/>
    <w:rsid w:val="00534B84"/>
    <w:rsid w:val="00534CAD"/>
    <w:rsid w:val="00534D20"/>
    <w:rsid w:val="00534D26"/>
    <w:rsid w:val="00534E16"/>
    <w:rsid w:val="00535141"/>
    <w:rsid w:val="00535149"/>
    <w:rsid w:val="00535531"/>
    <w:rsid w:val="005356D0"/>
    <w:rsid w:val="00535818"/>
    <w:rsid w:val="00535961"/>
    <w:rsid w:val="00535A9B"/>
    <w:rsid w:val="00535B48"/>
    <w:rsid w:val="00535D05"/>
    <w:rsid w:val="00535E79"/>
    <w:rsid w:val="00536044"/>
    <w:rsid w:val="00536238"/>
    <w:rsid w:val="005363F1"/>
    <w:rsid w:val="005365F8"/>
    <w:rsid w:val="005366C3"/>
    <w:rsid w:val="00536D9A"/>
    <w:rsid w:val="00536DD8"/>
    <w:rsid w:val="00536E0E"/>
    <w:rsid w:val="00536F49"/>
    <w:rsid w:val="005371EC"/>
    <w:rsid w:val="005372DF"/>
    <w:rsid w:val="0053759C"/>
    <w:rsid w:val="005377F1"/>
    <w:rsid w:val="00537AB7"/>
    <w:rsid w:val="00537AD1"/>
    <w:rsid w:val="00537E62"/>
    <w:rsid w:val="00537EBC"/>
    <w:rsid w:val="00537FAF"/>
    <w:rsid w:val="00540021"/>
    <w:rsid w:val="00540097"/>
    <w:rsid w:val="00540588"/>
    <w:rsid w:val="0054072D"/>
    <w:rsid w:val="005407EB"/>
    <w:rsid w:val="00540909"/>
    <w:rsid w:val="00540999"/>
    <w:rsid w:val="005409D7"/>
    <w:rsid w:val="00540D04"/>
    <w:rsid w:val="00540D39"/>
    <w:rsid w:val="005411DF"/>
    <w:rsid w:val="00541486"/>
    <w:rsid w:val="0054148E"/>
    <w:rsid w:val="005415F0"/>
    <w:rsid w:val="0054166A"/>
    <w:rsid w:val="005416D4"/>
    <w:rsid w:val="005418B2"/>
    <w:rsid w:val="005418E3"/>
    <w:rsid w:val="00541907"/>
    <w:rsid w:val="0054193E"/>
    <w:rsid w:val="00541A59"/>
    <w:rsid w:val="00541B4A"/>
    <w:rsid w:val="00541CA0"/>
    <w:rsid w:val="00541CD0"/>
    <w:rsid w:val="00541D6F"/>
    <w:rsid w:val="00541DF2"/>
    <w:rsid w:val="00541EBB"/>
    <w:rsid w:val="00541F1F"/>
    <w:rsid w:val="005420D5"/>
    <w:rsid w:val="005420E4"/>
    <w:rsid w:val="0054221C"/>
    <w:rsid w:val="005422C1"/>
    <w:rsid w:val="00542393"/>
    <w:rsid w:val="005427A6"/>
    <w:rsid w:val="00542929"/>
    <w:rsid w:val="00542A35"/>
    <w:rsid w:val="00542DDB"/>
    <w:rsid w:val="00542E34"/>
    <w:rsid w:val="00543076"/>
    <w:rsid w:val="005432BD"/>
    <w:rsid w:val="0054344A"/>
    <w:rsid w:val="005435FE"/>
    <w:rsid w:val="00543600"/>
    <w:rsid w:val="005437DE"/>
    <w:rsid w:val="00543962"/>
    <w:rsid w:val="00543AF9"/>
    <w:rsid w:val="00543C30"/>
    <w:rsid w:val="00543C3C"/>
    <w:rsid w:val="00543ED3"/>
    <w:rsid w:val="00543EFA"/>
    <w:rsid w:val="0054412D"/>
    <w:rsid w:val="00544167"/>
    <w:rsid w:val="005442BC"/>
    <w:rsid w:val="00544428"/>
    <w:rsid w:val="00544465"/>
    <w:rsid w:val="0054449E"/>
    <w:rsid w:val="00544555"/>
    <w:rsid w:val="0054462D"/>
    <w:rsid w:val="00544725"/>
    <w:rsid w:val="005449FE"/>
    <w:rsid w:val="00544A60"/>
    <w:rsid w:val="00544C7A"/>
    <w:rsid w:val="00544CC1"/>
    <w:rsid w:val="00544D85"/>
    <w:rsid w:val="00544E1D"/>
    <w:rsid w:val="00545082"/>
    <w:rsid w:val="00545153"/>
    <w:rsid w:val="00545184"/>
    <w:rsid w:val="005451C1"/>
    <w:rsid w:val="005451F7"/>
    <w:rsid w:val="005452E4"/>
    <w:rsid w:val="005459B1"/>
    <w:rsid w:val="00545B07"/>
    <w:rsid w:val="005463D9"/>
    <w:rsid w:val="00546538"/>
    <w:rsid w:val="0054674B"/>
    <w:rsid w:val="0054676F"/>
    <w:rsid w:val="0054698B"/>
    <w:rsid w:val="005469E4"/>
    <w:rsid w:val="00546E1F"/>
    <w:rsid w:val="00546EA9"/>
    <w:rsid w:val="005470D3"/>
    <w:rsid w:val="0054720B"/>
    <w:rsid w:val="0054756F"/>
    <w:rsid w:val="005476CF"/>
    <w:rsid w:val="005478EC"/>
    <w:rsid w:val="00547ABC"/>
    <w:rsid w:val="00547CAD"/>
    <w:rsid w:val="00547CD4"/>
    <w:rsid w:val="00547CDF"/>
    <w:rsid w:val="00547D22"/>
    <w:rsid w:val="00547E11"/>
    <w:rsid w:val="00547EC9"/>
    <w:rsid w:val="00547F35"/>
    <w:rsid w:val="005502C8"/>
    <w:rsid w:val="005508A5"/>
    <w:rsid w:val="0055093A"/>
    <w:rsid w:val="005509A8"/>
    <w:rsid w:val="00550A9E"/>
    <w:rsid w:val="00550AD6"/>
    <w:rsid w:val="00550B80"/>
    <w:rsid w:val="00550BA4"/>
    <w:rsid w:val="00550C15"/>
    <w:rsid w:val="005510ED"/>
    <w:rsid w:val="005513E7"/>
    <w:rsid w:val="0055153D"/>
    <w:rsid w:val="005518DE"/>
    <w:rsid w:val="00551AF6"/>
    <w:rsid w:val="00551FC6"/>
    <w:rsid w:val="00552006"/>
    <w:rsid w:val="00552166"/>
    <w:rsid w:val="00552234"/>
    <w:rsid w:val="00552538"/>
    <w:rsid w:val="00552647"/>
    <w:rsid w:val="00552909"/>
    <w:rsid w:val="0055295F"/>
    <w:rsid w:val="00552A1B"/>
    <w:rsid w:val="00552A62"/>
    <w:rsid w:val="00552CDA"/>
    <w:rsid w:val="00552D37"/>
    <w:rsid w:val="00552F11"/>
    <w:rsid w:val="00553123"/>
    <w:rsid w:val="005531CC"/>
    <w:rsid w:val="00553333"/>
    <w:rsid w:val="00553445"/>
    <w:rsid w:val="00553460"/>
    <w:rsid w:val="00553534"/>
    <w:rsid w:val="005535A9"/>
    <w:rsid w:val="005535C2"/>
    <w:rsid w:val="00553723"/>
    <w:rsid w:val="00553746"/>
    <w:rsid w:val="0055392B"/>
    <w:rsid w:val="00553A25"/>
    <w:rsid w:val="00553C88"/>
    <w:rsid w:val="00554026"/>
    <w:rsid w:val="00554103"/>
    <w:rsid w:val="00554243"/>
    <w:rsid w:val="00554335"/>
    <w:rsid w:val="00554387"/>
    <w:rsid w:val="00554525"/>
    <w:rsid w:val="0055464C"/>
    <w:rsid w:val="00554772"/>
    <w:rsid w:val="00554E36"/>
    <w:rsid w:val="00554FF1"/>
    <w:rsid w:val="0055513C"/>
    <w:rsid w:val="0055533D"/>
    <w:rsid w:val="005553FA"/>
    <w:rsid w:val="005555F5"/>
    <w:rsid w:val="0055560B"/>
    <w:rsid w:val="0055570C"/>
    <w:rsid w:val="00555923"/>
    <w:rsid w:val="00555AFA"/>
    <w:rsid w:val="00555B66"/>
    <w:rsid w:val="00555BE8"/>
    <w:rsid w:val="00555CDD"/>
    <w:rsid w:val="00555DD7"/>
    <w:rsid w:val="00555DDF"/>
    <w:rsid w:val="00555DE5"/>
    <w:rsid w:val="00556086"/>
    <w:rsid w:val="00556180"/>
    <w:rsid w:val="005562D1"/>
    <w:rsid w:val="005563A1"/>
    <w:rsid w:val="005567DD"/>
    <w:rsid w:val="0055681A"/>
    <w:rsid w:val="0055682F"/>
    <w:rsid w:val="005569FC"/>
    <w:rsid w:val="00556D5E"/>
    <w:rsid w:val="00556D93"/>
    <w:rsid w:val="00556DB1"/>
    <w:rsid w:val="00556E41"/>
    <w:rsid w:val="0055702C"/>
    <w:rsid w:val="00557082"/>
    <w:rsid w:val="005571AF"/>
    <w:rsid w:val="00557637"/>
    <w:rsid w:val="00557969"/>
    <w:rsid w:val="005579A1"/>
    <w:rsid w:val="00557A2E"/>
    <w:rsid w:val="00557A31"/>
    <w:rsid w:val="00557B46"/>
    <w:rsid w:val="00557B93"/>
    <w:rsid w:val="00557E22"/>
    <w:rsid w:val="00557E6B"/>
    <w:rsid w:val="00560012"/>
    <w:rsid w:val="005602D2"/>
    <w:rsid w:val="005605F3"/>
    <w:rsid w:val="00560686"/>
    <w:rsid w:val="0056077E"/>
    <w:rsid w:val="0056090D"/>
    <w:rsid w:val="00560B79"/>
    <w:rsid w:val="00560CF1"/>
    <w:rsid w:val="00561020"/>
    <w:rsid w:val="00561061"/>
    <w:rsid w:val="00561297"/>
    <w:rsid w:val="005614B2"/>
    <w:rsid w:val="00561567"/>
    <w:rsid w:val="00561581"/>
    <w:rsid w:val="00561940"/>
    <w:rsid w:val="00561B49"/>
    <w:rsid w:val="00561E90"/>
    <w:rsid w:val="00561EB7"/>
    <w:rsid w:val="00561ED6"/>
    <w:rsid w:val="005620C5"/>
    <w:rsid w:val="0056215A"/>
    <w:rsid w:val="00562234"/>
    <w:rsid w:val="00562342"/>
    <w:rsid w:val="00562394"/>
    <w:rsid w:val="0056261D"/>
    <w:rsid w:val="00562777"/>
    <w:rsid w:val="005627D0"/>
    <w:rsid w:val="00562A65"/>
    <w:rsid w:val="00562BE7"/>
    <w:rsid w:val="00562D7A"/>
    <w:rsid w:val="00563357"/>
    <w:rsid w:val="00563395"/>
    <w:rsid w:val="005636D2"/>
    <w:rsid w:val="00563AC3"/>
    <w:rsid w:val="00563E57"/>
    <w:rsid w:val="00563F37"/>
    <w:rsid w:val="00563F5F"/>
    <w:rsid w:val="00564000"/>
    <w:rsid w:val="0056413A"/>
    <w:rsid w:val="0056431C"/>
    <w:rsid w:val="00564345"/>
    <w:rsid w:val="0056439B"/>
    <w:rsid w:val="00564798"/>
    <w:rsid w:val="005647AF"/>
    <w:rsid w:val="005648AD"/>
    <w:rsid w:val="00564993"/>
    <w:rsid w:val="00564AB7"/>
    <w:rsid w:val="00564BDE"/>
    <w:rsid w:val="00564C59"/>
    <w:rsid w:val="00564ECE"/>
    <w:rsid w:val="00564FC1"/>
    <w:rsid w:val="00565011"/>
    <w:rsid w:val="005650AD"/>
    <w:rsid w:val="005653B6"/>
    <w:rsid w:val="0056551B"/>
    <w:rsid w:val="00565547"/>
    <w:rsid w:val="005655ED"/>
    <w:rsid w:val="00565853"/>
    <w:rsid w:val="005658D6"/>
    <w:rsid w:val="00565BFB"/>
    <w:rsid w:val="00565CA5"/>
    <w:rsid w:val="00565FBD"/>
    <w:rsid w:val="005661A4"/>
    <w:rsid w:val="005661C2"/>
    <w:rsid w:val="00566380"/>
    <w:rsid w:val="00566397"/>
    <w:rsid w:val="00566458"/>
    <w:rsid w:val="0056645F"/>
    <w:rsid w:val="005664A7"/>
    <w:rsid w:val="005665E4"/>
    <w:rsid w:val="005668D5"/>
    <w:rsid w:val="00566963"/>
    <w:rsid w:val="005669F2"/>
    <w:rsid w:val="00566AD3"/>
    <w:rsid w:val="00566BAB"/>
    <w:rsid w:val="00566D29"/>
    <w:rsid w:val="00566FDD"/>
    <w:rsid w:val="005672ED"/>
    <w:rsid w:val="00567385"/>
    <w:rsid w:val="005674E6"/>
    <w:rsid w:val="005674E7"/>
    <w:rsid w:val="005678C0"/>
    <w:rsid w:val="005678E9"/>
    <w:rsid w:val="005679A6"/>
    <w:rsid w:val="00567E82"/>
    <w:rsid w:val="00567FDE"/>
    <w:rsid w:val="0057007E"/>
    <w:rsid w:val="0057009A"/>
    <w:rsid w:val="00570188"/>
    <w:rsid w:val="005701C0"/>
    <w:rsid w:val="00570331"/>
    <w:rsid w:val="005705A8"/>
    <w:rsid w:val="00570800"/>
    <w:rsid w:val="00570B49"/>
    <w:rsid w:val="00570C6D"/>
    <w:rsid w:val="00570F15"/>
    <w:rsid w:val="00571040"/>
    <w:rsid w:val="0057118C"/>
    <w:rsid w:val="005711F9"/>
    <w:rsid w:val="00571264"/>
    <w:rsid w:val="00571287"/>
    <w:rsid w:val="0057131D"/>
    <w:rsid w:val="005713B6"/>
    <w:rsid w:val="005715A6"/>
    <w:rsid w:val="005717D8"/>
    <w:rsid w:val="00571CDB"/>
    <w:rsid w:val="00571CDD"/>
    <w:rsid w:val="00571D77"/>
    <w:rsid w:val="00571DAE"/>
    <w:rsid w:val="00571E12"/>
    <w:rsid w:val="00571F48"/>
    <w:rsid w:val="00572101"/>
    <w:rsid w:val="00572143"/>
    <w:rsid w:val="00572156"/>
    <w:rsid w:val="005723B8"/>
    <w:rsid w:val="005723E7"/>
    <w:rsid w:val="00572652"/>
    <w:rsid w:val="005727F6"/>
    <w:rsid w:val="00572B8E"/>
    <w:rsid w:val="00572BBB"/>
    <w:rsid w:val="00572CD7"/>
    <w:rsid w:val="00572CD8"/>
    <w:rsid w:val="00572EBE"/>
    <w:rsid w:val="00572EDA"/>
    <w:rsid w:val="005731B4"/>
    <w:rsid w:val="00573240"/>
    <w:rsid w:val="00573380"/>
    <w:rsid w:val="005733DE"/>
    <w:rsid w:val="005734DE"/>
    <w:rsid w:val="00573519"/>
    <w:rsid w:val="005737C9"/>
    <w:rsid w:val="00573930"/>
    <w:rsid w:val="00573E74"/>
    <w:rsid w:val="00573F7F"/>
    <w:rsid w:val="00574004"/>
    <w:rsid w:val="005741DA"/>
    <w:rsid w:val="0057445C"/>
    <w:rsid w:val="0057453D"/>
    <w:rsid w:val="00574683"/>
    <w:rsid w:val="005747D8"/>
    <w:rsid w:val="005748F7"/>
    <w:rsid w:val="0057496F"/>
    <w:rsid w:val="00574B10"/>
    <w:rsid w:val="00574B54"/>
    <w:rsid w:val="00574B71"/>
    <w:rsid w:val="00574F23"/>
    <w:rsid w:val="005755F5"/>
    <w:rsid w:val="0057566C"/>
    <w:rsid w:val="00575715"/>
    <w:rsid w:val="00575808"/>
    <w:rsid w:val="005761A1"/>
    <w:rsid w:val="00576276"/>
    <w:rsid w:val="005763E9"/>
    <w:rsid w:val="0057685C"/>
    <w:rsid w:val="00576AA0"/>
    <w:rsid w:val="00576CEB"/>
    <w:rsid w:val="00576FE0"/>
    <w:rsid w:val="0057744F"/>
    <w:rsid w:val="005774B4"/>
    <w:rsid w:val="00577524"/>
    <w:rsid w:val="005778B0"/>
    <w:rsid w:val="00577909"/>
    <w:rsid w:val="00577B9B"/>
    <w:rsid w:val="00577C1A"/>
    <w:rsid w:val="00577F0F"/>
    <w:rsid w:val="005800C3"/>
    <w:rsid w:val="0058015B"/>
    <w:rsid w:val="005801FC"/>
    <w:rsid w:val="005805A7"/>
    <w:rsid w:val="005805E2"/>
    <w:rsid w:val="00580821"/>
    <w:rsid w:val="005808F4"/>
    <w:rsid w:val="0058097B"/>
    <w:rsid w:val="00580A26"/>
    <w:rsid w:val="00580B49"/>
    <w:rsid w:val="00580BF1"/>
    <w:rsid w:val="00580C41"/>
    <w:rsid w:val="00580DF3"/>
    <w:rsid w:val="00580F44"/>
    <w:rsid w:val="005810D2"/>
    <w:rsid w:val="00581146"/>
    <w:rsid w:val="005811C0"/>
    <w:rsid w:val="00581212"/>
    <w:rsid w:val="005813F6"/>
    <w:rsid w:val="005814DD"/>
    <w:rsid w:val="00581640"/>
    <w:rsid w:val="005816C0"/>
    <w:rsid w:val="005818B9"/>
    <w:rsid w:val="00581949"/>
    <w:rsid w:val="005819D6"/>
    <w:rsid w:val="00581A4F"/>
    <w:rsid w:val="00581AB5"/>
    <w:rsid w:val="00581B90"/>
    <w:rsid w:val="00581C7B"/>
    <w:rsid w:val="00581E48"/>
    <w:rsid w:val="0058240B"/>
    <w:rsid w:val="00582492"/>
    <w:rsid w:val="0058257B"/>
    <w:rsid w:val="00582599"/>
    <w:rsid w:val="00582684"/>
    <w:rsid w:val="00582750"/>
    <w:rsid w:val="00582834"/>
    <w:rsid w:val="00582BEE"/>
    <w:rsid w:val="00582F30"/>
    <w:rsid w:val="00582FF8"/>
    <w:rsid w:val="00583876"/>
    <w:rsid w:val="0058395B"/>
    <w:rsid w:val="005839E9"/>
    <w:rsid w:val="00583B16"/>
    <w:rsid w:val="00583C84"/>
    <w:rsid w:val="00583C99"/>
    <w:rsid w:val="00583E37"/>
    <w:rsid w:val="00583EA5"/>
    <w:rsid w:val="00583FDF"/>
    <w:rsid w:val="00584231"/>
    <w:rsid w:val="00584391"/>
    <w:rsid w:val="00584463"/>
    <w:rsid w:val="00584499"/>
    <w:rsid w:val="00584589"/>
    <w:rsid w:val="00584640"/>
    <w:rsid w:val="00584671"/>
    <w:rsid w:val="005847BD"/>
    <w:rsid w:val="0058487D"/>
    <w:rsid w:val="00584CB3"/>
    <w:rsid w:val="005850DA"/>
    <w:rsid w:val="00585120"/>
    <w:rsid w:val="005851D0"/>
    <w:rsid w:val="0058520E"/>
    <w:rsid w:val="0058529E"/>
    <w:rsid w:val="00585437"/>
    <w:rsid w:val="005854BB"/>
    <w:rsid w:val="0058557B"/>
    <w:rsid w:val="005855F8"/>
    <w:rsid w:val="00585971"/>
    <w:rsid w:val="00585AE0"/>
    <w:rsid w:val="005860CC"/>
    <w:rsid w:val="005861A1"/>
    <w:rsid w:val="005862FB"/>
    <w:rsid w:val="00586352"/>
    <w:rsid w:val="0058643C"/>
    <w:rsid w:val="0058644B"/>
    <w:rsid w:val="005864A2"/>
    <w:rsid w:val="005864FF"/>
    <w:rsid w:val="005866FD"/>
    <w:rsid w:val="00586701"/>
    <w:rsid w:val="00586755"/>
    <w:rsid w:val="00586882"/>
    <w:rsid w:val="005868F6"/>
    <w:rsid w:val="0058698D"/>
    <w:rsid w:val="00586B0C"/>
    <w:rsid w:val="00586D37"/>
    <w:rsid w:val="00586DB3"/>
    <w:rsid w:val="00586E10"/>
    <w:rsid w:val="00586E59"/>
    <w:rsid w:val="00587009"/>
    <w:rsid w:val="005871C9"/>
    <w:rsid w:val="00587397"/>
    <w:rsid w:val="005874C0"/>
    <w:rsid w:val="00587A3B"/>
    <w:rsid w:val="00587C32"/>
    <w:rsid w:val="00587C5A"/>
    <w:rsid w:val="00587DAA"/>
    <w:rsid w:val="00587DDD"/>
    <w:rsid w:val="0059033D"/>
    <w:rsid w:val="005904AD"/>
    <w:rsid w:val="0059086D"/>
    <w:rsid w:val="005908A4"/>
    <w:rsid w:val="00590A01"/>
    <w:rsid w:val="00590B0E"/>
    <w:rsid w:val="00590B3E"/>
    <w:rsid w:val="00590D4F"/>
    <w:rsid w:val="00590F3F"/>
    <w:rsid w:val="0059103F"/>
    <w:rsid w:val="00591049"/>
    <w:rsid w:val="005916BE"/>
    <w:rsid w:val="00591765"/>
    <w:rsid w:val="00591797"/>
    <w:rsid w:val="0059181C"/>
    <w:rsid w:val="00591A90"/>
    <w:rsid w:val="00591BF1"/>
    <w:rsid w:val="00591C49"/>
    <w:rsid w:val="00591E19"/>
    <w:rsid w:val="00592118"/>
    <w:rsid w:val="00592572"/>
    <w:rsid w:val="00592AF7"/>
    <w:rsid w:val="00592B9A"/>
    <w:rsid w:val="00592C50"/>
    <w:rsid w:val="00592CD9"/>
    <w:rsid w:val="00592D04"/>
    <w:rsid w:val="00592F69"/>
    <w:rsid w:val="00593178"/>
    <w:rsid w:val="0059323F"/>
    <w:rsid w:val="0059328B"/>
    <w:rsid w:val="0059388A"/>
    <w:rsid w:val="00593943"/>
    <w:rsid w:val="00593A63"/>
    <w:rsid w:val="00593C0E"/>
    <w:rsid w:val="00593C38"/>
    <w:rsid w:val="00593EBE"/>
    <w:rsid w:val="00594070"/>
    <w:rsid w:val="005942D1"/>
    <w:rsid w:val="005944A9"/>
    <w:rsid w:val="005944D7"/>
    <w:rsid w:val="00594522"/>
    <w:rsid w:val="0059459C"/>
    <w:rsid w:val="005946A0"/>
    <w:rsid w:val="0059475B"/>
    <w:rsid w:val="00594773"/>
    <w:rsid w:val="00594863"/>
    <w:rsid w:val="00594BBB"/>
    <w:rsid w:val="00595104"/>
    <w:rsid w:val="005952A2"/>
    <w:rsid w:val="005953F9"/>
    <w:rsid w:val="00595456"/>
    <w:rsid w:val="00595598"/>
    <w:rsid w:val="00595BAC"/>
    <w:rsid w:val="00595DC3"/>
    <w:rsid w:val="00595FF1"/>
    <w:rsid w:val="005967CB"/>
    <w:rsid w:val="005969A3"/>
    <w:rsid w:val="005969CF"/>
    <w:rsid w:val="00596A6E"/>
    <w:rsid w:val="00596AB8"/>
    <w:rsid w:val="00596AFC"/>
    <w:rsid w:val="00596BBA"/>
    <w:rsid w:val="00596D41"/>
    <w:rsid w:val="00596D82"/>
    <w:rsid w:val="00597091"/>
    <w:rsid w:val="00597144"/>
    <w:rsid w:val="005971BB"/>
    <w:rsid w:val="00597268"/>
    <w:rsid w:val="005973B4"/>
    <w:rsid w:val="00597548"/>
    <w:rsid w:val="005975B0"/>
    <w:rsid w:val="00597602"/>
    <w:rsid w:val="0059774F"/>
    <w:rsid w:val="005977F8"/>
    <w:rsid w:val="00597843"/>
    <w:rsid w:val="00597961"/>
    <w:rsid w:val="00597A00"/>
    <w:rsid w:val="00597A44"/>
    <w:rsid w:val="00597CAC"/>
    <w:rsid w:val="00597E1D"/>
    <w:rsid w:val="00597EDA"/>
    <w:rsid w:val="00597F8F"/>
    <w:rsid w:val="00597F9A"/>
    <w:rsid w:val="005A01F1"/>
    <w:rsid w:val="005A0632"/>
    <w:rsid w:val="005A0749"/>
    <w:rsid w:val="005A0AE0"/>
    <w:rsid w:val="005A0BD0"/>
    <w:rsid w:val="005A0E62"/>
    <w:rsid w:val="005A0F1D"/>
    <w:rsid w:val="005A1645"/>
    <w:rsid w:val="005A174D"/>
    <w:rsid w:val="005A1755"/>
    <w:rsid w:val="005A1A64"/>
    <w:rsid w:val="005A1DBC"/>
    <w:rsid w:val="005A1E3A"/>
    <w:rsid w:val="005A1E5E"/>
    <w:rsid w:val="005A20DF"/>
    <w:rsid w:val="005A2245"/>
    <w:rsid w:val="005A239F"/>
    <w:rsid w:val="005A2645"/>
    <w:rsid w:val="005A26E4"/>
    <w:rsid w:val="005A285E"/>
    <w:rsid w:val="005A299D"/>
    <w:rsid w:val="005A2BE1"/>
    <w:rsid w:val="005A2FC5"/>
    <w:rsid w:val="005A30D8"/>
    <w:rsid w:val="005A31BD"/>
    <w:rsid w:val="005A338D"/>
    <w:rsid w:val="005A33D5"/>
    <w:rsid w:val="005A36DB"/>
    <w:rsid w:val="005A36FF"/>
    <w:rsid w:val="005A3AFF"/>
    <w:rsid w:val="005A3CF9"/>
    <w:rsid w:val="005A3EE6"/>
    <w:rsid w:val="005A3F0F"/>
    <w:rsid w:val="005A4052"/>
    <w:rsid w:val="005A411A"/>
    <w:rsid w:val="005A41AF"/>
    <w:rsid w:val="005A41B3"/>
    <w:rsid w:val="005A43A2"/>
    <w:rsid w:val="005A4532"/>
    <w:rsid w:val="005A4949"/>
    <w:rsid w:val="005A4BAE"/>
    <w:rsid w:val="005A509D"/>
    <w:rsid w:val="005A5536"/>
    <w:rsid w:val="005A5773"/>
    <w:rsid w:val="005A58E8"/>
    <w:rsid w:val="005A5D7E"/>
    <w:rsid w:val="005A5E3E"/>
    <w:rsid w:val="005A5E63"/>
    <w:rsid w:val="005A6342"/>
    <w:rsid w:val="005A6490"/>
    <w:rsid w:val="005A649D"/>
    <w:rsid w:val="005A674A"/>
    <w:rsid w:val="005A69B6"/>
    <w:rsid w:val="005A6B1E"/>
    <w:rsid w:val="005A6C5B"/>
    <w:rsid w:val="005A6C96"/>
    <w:rsid w:val="005A6D19"/>
    <w:rsid w:val="005A6D55"/>
    <w:rsid w:val="005A6D5F"/>
    <w:rsid w:val="005A6DC4"/>
    <w:rsid w:val="005A6EB7"/>
    <w:rsid w:val="005A6FA7"/>
    <w:rsid w:val="005A7068"/>
    <w:rsid w:val="005A715F"/>
    <w:rsid w:val="005A7204"/>
    <w:rsid w:val="005A727F"/>
    <w:rsid w:val="005A739C"/>
    <w:rsid w:val="005A7534"/>
    <w:rsid w:val="005A75EF"/>
    <w:rsid w:val="005A767D"/>
    <w:rsid w:val="005A78D6"/>
    <w:rsid w:val="005A7E19"/>
    <w:rsid w:val="005A7EC4"/>
    <w:rsid w:val="005A7F64"/>
    <w:rsid w:val="005B026F"/>
    <w:rsid w:val="005B0344"/>
    <w:rsid w:val="005B0589"/>
    <w:rsid w:val="005B05D0"/>
    <w:rsid w:val="005B08EE"/>
    <w:rsid w:val="005B0EF4"/>
    <w:rsid w:val="005B0F92"/>
    <w:rsid w:val="005B0FCF"/>
    <w:rsid w:val="005B1133"/>
    <w:rsid w:val="005B1551"/>
    <w:rsid w:val="005B1A6C"/>
    <w:rsid w:val="005B1AD6"/>
    <w:rsid w:val="005B1B35"/>
    <w:rsid w:val="005B1EE9"/>
    <w:rsid w:val="005B211C"/>
    <w:rsid w:val="005B215A"/>
    <w:rsid w:val="005B23FB"/>
    <w:rsid w:val="005B2454"/>
    <w:rsid w:val="005B246C"/>
    <w:rsid w:val="005B265C"/>
    <w:rsid w:val="005B2686"/>
    <w:rsid w:val="005B2769"/>
    <w:rsid w:val="005B29E0"/>
    <w:rsid w:val="005B2CE1"/>
    <w:rsid w:val="005B300A"/>
    <w:rsid w:val="005B30B3"/>
    <w:rsid w:val="005B3186"/>
    <w:rsid w:val="005B3223"/>
    <w:rsid w:val="005B33F1"/>
    <w:rsid w:val="005B3665"/>
    <w:rsid w:val="005B36B0"/>
    <w:rsid w:val="005B36B7"/>
    <w:rsid w:val="005B3B60"/>
    <w:rsid w:val="005B3DA9"/>
    <w:rsid w:val="005B40D2"/>
    <w:rsid w:val="005B4258"/>
    <w:rsid w:val="005B49D1"/>
    <w:rsid w:val="005B4A5A"/>
    <w:rsid w:val="005B4B18"/>
    <w:rsid w:val="005B4B19"/>
    <w:rsid w:val="005B4E60"/>
    <w:rsid w:val="005B5126"/>
    <w:rsid w:val="005B512C"/>
    <w:rsid w:val="005B51E9"/>
    <w:rsid w:val="005B5251"/>
    <w:rsid w:val="005B534E"/>
    <w:rsid w:val="005B53D8"/>
    <w:rsid w:val="005B542A"/>
    <w:rsid w:val="005B54D8"/>
    <w:rsid w:val="005B5508"/>
    <w:rsid w:val="005B551C"/>
    <w:rsid w:val="005B5528"/>
    <w:rsid w:val="005B554A"/>
    <w:rsid w:val="005B574E"/>
    <w:rsid w:val="005B58A8"/>
    <w:rsid w:val="005B59AE"/>
    <w:rsid w:val="005B5B5C"/>
    <w:rsid w:val="005B6041"/>
    <w:rsid w:val="005B60A2"/>
    <w:rsid w:val="005B632D"/>
    <w:rsid w:val="005B63F8"/>
    <w:rsid w:val="005B642E"/>
    <w:rsid w:val="005B65A1"/>
    <w:rsid w:val="005B65AE"/>
    <w:rsid w:val="005B661D"/>
    <w:rsid w:val="005B671F"/>
    <w:rsid w:val="005B67EA"/>
    <w:rsid w:val="005B69D2"/>
    <w:rsid w:val="005B69F6"/>
    <w:rsid w:val="005B6B0D"/>
    <w:rsid w:val="005B6B7F"/>
    <w:rsid w:val="005B6BD6"/>
    <w:rsid w:val="005B6C9F"/>
    <w:rsid w:val="005B6E0C"/>
    <w:rsid w:val="005B6E9E"/>
    <w:rsid w:val="005B6F6C"/>
    <w:rsid w:val="005B6FA1"/>
    <w:rsid w:val="005B703D"/>
    <w:rsid w:val="005B70A9"/>
    <w:rsid w:val="005B72AB"/>
    <w:rsid w:val="005B72F8"/>
    <w:rsid w:val="005B775F"/>
    <w:rsid w:val="005B78C5"/>
    <w:rsid w:val="005B7BC2"/>
    <w:rsid w:val="005B7CEE"/>
    <w:rsid w:val="005C006F"/>
    <w:rsid w:val="005C01CD"/>
    <w:rsid w:val="005C0232"/>
    <w:rsid w:val="005C02D3"/>
    <w:rsid w:val="005C06A4"/>
    <w:rsid w:val="005C097C"/>
    <w:rsid w:val="005C0B49"/>
    <w:rsid w:val="005C0B62"/>
    <w:rsid w:val="005C0B6F"/>
    <w:rsid w:val="005C0DA4"/>
    <w:rsid w:val="005C1139"/>
    <w:rsid w:val="005C15B6"/>
    <w:rsid w:val="005C18A0"/>
    <w:rsid w:val="005C1A2C"/>
    <w:rsid w:val="005C1EE1"/>
    <w:rsid w:val="005C2018"/>
    <w:rsid w:val="005C2060"/>
    <w:rsid w:val="005C2154"/>
    <w:rsid w:val="005C21A5"/>
    <w:rsid w:val="005C21C2"/>
    <w:rsid w:val="005C24C7"/>
    <w:rsid w:val="005C299F"/>
    <w:rsid w:val="005C29DE"/>
    <w:rsid w:val="005C2A16"/>
    <w:rsid w:val="005C2C98"/>
    <w:rsid w:val="005C2D86"/>
    <w:rsid w:val="005C2EEF"/>
    <w:rsid w:val="005C337C"/>
    <w:rsid w:val="005C33DA"/>
    <w:rsid w:val="005C352E"/>
    <w:rsid w:val="005C3653"/>
    <w:rsid w:val="005C3669"/>
    <w:rsid w:val="005C3839"/>
    <w:rsid w:val="005C3A04"/>
    <w:rsid w:val="005C3A17"/>
    <w:rsid w:val="005C3B02"/>
    <w:rsid w:val="005C3B34"/>
    <w:rsid w:val="005C3BEC"/>
    <w:rsid w:val="005C3D58"/>
    <w:rsid w:val="005C3D6F"/>
    <w:rsid w:val="005C3DF9"/>
    <w:rsid w:val="005C3E28"/>
    <w:rsid w:val="005C3E53"/>
    <w:rsid w:val="005C3F79"/>
    <w:rsid w:val="005C403C"/>
    <w:rsid w:val="005C42E9"/>
    <w:rsid w:val="005C4488"/>
    <w:rsid w:val="005C449F"/>
    <w:rsid w:val="005C45B3"/>
    <w:rsid w:val="005C45F0"/>
    <w:rsid w:val="005C4697"/>
    <w:rsid w:val="005C471D"/>
    <w:rsid w:val="005C47BA"/>
    <w:rsid w:val="005C4A2C"/>
    <w:rsid w:val="005C4B38"/>
    <w:rsid w:val="005C4C60"/>
    <w:rsid w:val="005C4D2C"/>
    <w:rsid w:val="005C4E23"/>
    <w:rsid w:val="005C4E45"/>
    <w:rsid w:val="005C4EB1"/>
    <w:rsid w:val="005C4FF4"/>
    <w:rsid w:val="005C504C"/>
    <w:rsid w:val="005C553B"/>
    <w:rsid w:val="005C588E"/>
    <w:rsid w:val="005C5ABB"/>
    <w:rsid w:val="005C604A"/>
    <w:rsid w:val="005C6084"/>
    <w:rsid w:val="005C625E"/>
    <w:rsid w:val="005C6522"/>
    <w:rsid w:val="005C6CA4"/>
    <w:rsid w:val="005C6D63"/>
    <w:rsid w:val="005C6FAF"/>
    <w:rsid w:val="005C70DB"/>
    <w:rsid w:val="005C7308"/>
    <w:rsid w:val="005C73E0"/>
    <w:rsid w:val="005C741A"/>
    <w:rsid w:val="005C7534"/>
    <w:rsid w:val="005C7671"/>
    <w:rsid w:val="005C7C37"/>
    <w:rsid w:val="005C7C9C"/>
    <w:rsid w:val="005C7D22"/>
    <w:rsid w:val="005C7F28"/>
    <w:rsid w:val="005D0079"/>
    <w:rsid w:val="005D00A3"/>
    <w:rsid w:val="005D00C2"/>
    <w:rsid w:val="005D02EC"/>
    <w:rsid w:val="005D0592"/>
    <w:rsid w:val="005D07A3"/>
    <w:rsid w:val="005D0880"/>
    <w:rsid w:val="005D0A85"/>
    <w:rsid w:val="005D0B97"/>
    <w:rsid w:val="005D0BCF"/>
    <w:rsid w:val="005D0C4D"/>
    <w:rsid w:val="005D0F12"/>
    <w:rsid w:val="005D12CE"/>
    <w:rsid w:val="005D12E9"/>
    <w:rsid w:val="005D136E"/>
    <w:rsid w:val="005D1438"/>
    <w:rsid w:val="005D1556"/>
    <w:rsid w:val="005D16AE"/>
    <w:rsid w:val="005D16F9"/>
    <w:rsid w:val="005D1791"/>
    <w:rsid w:val="005D17E7"/>
    <w:rsid w:val="005D17F7"/>
    <w:rsid w:val="005D1853"/>
    <w:rsid w:val="005D1D62"/>
    <w:rsid w:val="005D1FF2"/>
    <w:rsid w:val="005D20FD"/>
    <w:rsid w:val="005D2705"/>
    <w:rsid w:val="005D2789"/>
    <w:rsid w:val="005D2AB7"/>
    <w:rsid w:val="005D2BC8"/>
    <w:rsid w:val="005D2CF2"/>
    <w:rsid w:val="005D2FAB"/>
    <w:rsid w:val="005D3067"/>
    <w:rsid w:val="005D31A7"/>
    <w:rsid w:val="005D31FE"/>
    <w:rsid w:val="005D3222"/>
    <w:rsid w:val="005D32C9"/>
    <w:rsid w:val="005D350D"/>
    <w:rsid w:val="005D360B"/>
    <w:rsid w:val="005D380C"/>
    <w:rsid w:val="005D3907"/>
    <w:rsid w:val="005D393F"/>
    <w:rsid w:val="005D3A28"/>
    <w:rsid w:val="005D3BE6"/>
    <w:rsid w:val="005D3C40"/>
    <w:rsid w:val="005D3D25"/>
    <w:rsid w:val="005D4091"/>
    <w:rsid w:val="005D42B3"/>
    <w:rsid w:val="005D43AB"/>
    <w:rsid w:val="005D4751"/>
    <w:rsid w:val="005D48B4"/>
    <w:rsid w:val="005D4975"/>
    <w:rsid w:val="005D4BC9"/>
    <w:rsid w:val="005D4C34"/>
    <w:rsid w:val="005D4CE0"/>
    <w:rsid w:val="005D4D00"/>
    <w:rsid w:val="005D4E26"/>
    <w:rsid w:val="005D4E7E"/>
    <w:rsid w:val="005D4F8B"/>
    <w:rsid w:val="005D5135"/>
    <w:rsid w:val="005D5A82"/>
    <w:rsid w:val="005D5B1F"/>
    <w:rsid w:val="005D5DB5"/>
    <w:rsid w:val="005D5E17"/>
    <w:rsid w:val="005D5E2A"/>
    <w:rsid w:val="005D5EBE"/>
    <w:rsid w:val="005D5F30"/>
    <w:rsid w:val="005D6004"/>
    <w:rsid w:val="005D604D"/>
    <w:rsid w:val="005D60F6"/>
    <w:rsid w:val="005D6220"/>
    <w:rsid w:val="005D6455"/>
    <w:rsid w:val="005D65B8"/>
    <w:rsid w:val="005D6613"/>
    <w:rsid w:val="005D67CC"/>
    <w:rsid w:val="005D685E"/>
    <w:rsid w:val="005D6865"/>
    <w:rsid w:val="005D6B00"/>
    <w:rsid w:val="005D6E29"/>
    <w:rsid w:val="005D6E9D"/>
    <w:rsid w:val="005D6F60"/>
    <w:rsid w:val="005D73A6"/>
    <w:rsid w:val="005D73D4"/>
    <w:rsid w:val="005D75E8"/>
    <w:rsid w:val="005D7A2A"/>
    <w:rsid w:val="005D7BB2"/>
    <w:rsid w:val="005D7BD6"/>
    <w:rsid w:val="005D7C65"/>
    <w:rsid w:val="005D7C9D"/>
    <w:rsid w:val="005D7D2F"/>
    <w:rsid w:val="005D7FC5"/>
    <w:rsid w:val="005E01BC"/>
    <w:rsid w:val="005E0285"/>
    <w:rsid w:val="005E03BB"/>
    <w:rsid w:val="005E04E9"/>
    <w:rsid w:val="005E074C"/>
    <w:rsid w:val="005E0BBE"/>
    <w:rsid w:val="005E0BE0"/>
    <w:rsid w:val="005E0EB9"/>
    <w:rsid w:val="005E0F85"/>
    <w:rsid w:val="005E1020"/>
    <w:rsid w:val="005E1281"/>
    <w:rsid w:val="005E13C6"/>
    <w:rsid w:val="005E162B"/>
    <w:rsid w:val="005E178E"/>
    <w:rsid w:val="005E187C"/>
    <w:rsid w:val="005E1932"/>
    <w:rsid w:val="005E1A86"/>
    <w:rsid w:val="005E1F29"/>
    <w:rsid w:val="005E1F90"/>
    <w:rsid w:val="005E205B"/>
    <w:rsid w:val="005E22A6"/>
    <w:rsid w:val="005E2413"/>
    <w:rsid w:val="005E2446"/>
    <w:rsid w:val="005E2563"/>
    <w:rsid w:val="005E27FB"/>
    <w:rsid w:val="005E289C"/>
    <w:rsid w:val="005E28B7"/>
    <w:rsid w:val="005E2AA1"/>
    <w:rsid w:val="005E2CC5"/>
    <w:rsid w:val="005E2DB9"/>
    <w:rsid w:val="005E328D"/>
    <w:rsid w:val="005E3348"/>
    <w:rsid w:val="005E3377"/>
    <w:rsid w:val="005E352D"/>
    <w:rsid w:val="005E3725"/>
    <w:rsid w:val="005E39B5"/>
    <w:rsid w:val="005E3A32"/>
    <w:rsid w:val="005E3B04"/>
    <w:rsid w:val="005E3BF6"/>
    <w:rsid w:val="005E3F2F"/>
    <w:rsid w:val="005E3F72"/>
    <w:rsid w:val="005E3FF5"/>
    <w:rsid w:val="005E4108"/>
    <w:rsid w:val="005E4120"/>
    <w:rsid w:val="005E4179"/>
    <w:rsid w:val="005E41BD"/>
    <w:rsid w:val="005E4531"/>
    <w:rsid w:val="005E4540"/>
    <w:rsid w:val="005E458F"/>
    <w:rsid w:val="005E4B8C"/>
    <w:rsid w:val="005E4BCC"/>
    <w:rsid w:val="005E4D9B"/>
    <w:rsid w:val="005E4F18"/>
    <w:rsid w:val="005E5267"/>
    <w:rsid w:val="005E5276"/>
    <w:rsid w:val="005E5277"/>
    <w:rsid w:val="005E5483"/>
    <w:rsid w:val="005E54AE"/>
    <w:rsid w:val="005E5706"/>
    <w:rsid w:val="005E57CD"/>
    <w:rsid w:val="005E587E"/>
    <w:rsid w:val="005E5958"/>
    <w:rsid w:val="005E5B43"/>
    <w:rsid w:val="005E5BB6"/>
    <w:rsid w:val="005E5BB7"/>
    <w:rsid w:val="005E5C1B"/>
    <w:rsid w:val="005E5CD3"/>
    <w:rsid w:val="005E5CFC"/>
    <w:rsid w:val="005E603C"/>
    <w:rsid w:val="005E60A9"/>
    <w:rsid w:val="005E6149"/>
    <w:rsid w:val="005E6453"/>
    <w:rsid w:val="005E64F4"/>
    <w:rsid w:val="005E653A"/>
    <w:rsid w:val="005E6544"/>
    <w:rsid w:val="005E684D"/>
    <w:rsid w:val="005E69A0"/>
    <w:rsid w:val="005E69AB"/>
    <w:rsid w:val="005E6A58"/>
    <w:rsid w:val="005E6A8D"/>
    <w:rsid w:val="005E6B39"/>
    <w:rsid w:val="005E6C47"/>
    <w:rsid w:val="005E6C8C"/>
    <w:rsid w:val="005E6D98"/>
    <w:rsid w:val="005E6E17"/>
    <w:rsid w:val="005E6EA7"/>
    <w:rsid w:val="005E6F20"/>
    <w:rsid w:val="005E70F8"/>
    <w:rsid w:val="005E7125"/>
    <w:rsid w:val="005E7155"/>
    <w:rsid w:val="005E71A6"/>
    <w:rsid w:val="005E728B"/>
    <w:rsid w:val="005E74E6"/>
    <w:rsid w:val="005E757B"/>
    <w:rsid w:val="005E75AA"/>
    <w:rsid w:val="005E7786"/>
    <w:rsid w:val="005E779A"/>
    <w:rsid w:val="005E7820"/>
    <w:rsid w:val="005E7823"/>
    <w:rsid w:val="005E7BB0"/>
    <w:rsid w:val="005E7D11"/>
    <w:rsid w:val="005E7D36"/>
    <w:rsid w:val="005E7DAC"/>
    <w:rsid w:val="005E7EBF"/>
    <w:rsid w:val="005E7EC7"/>
    <w:rsid w:val="005F03F2"/>
    <w:rsid w:val="005F0590"/>
    <w:rsid w:val="005F0994"/>
    <w:rsid w:val="005F0DE6"/>
    <w:rsid w:val="005F0EBE"/>
    <w:rsid w:val="005F1155"/>
    <w:rsid w:val="005F15CC"/>
    <w:rsid w:val="005F16B7"/>
    <w:rsid w:val="005F187A"/>
    <w:rsid w:val="005F1B92"/>
    <w:rsid w:val="005F1FE3"/>
    <w:rsid w:val="005F2009"/>
    <w:rsid w:val="005F231F"/>
    <w:rsid w:val="005F239D"/>
    <w:rsid w:val="005F23C2"/>
    <w:rsid w:val="005F2441"/>
    <w:rsid w:val="005F250D"/>
    <w:rsid w:val="005F27AD"/>
    <w:rsid w:val="005F29EE"/>
    <w:rsid w:val="005F303D"/>
    <w:rsid w:val="005F3051"/>
    <w:rsid w:val="005F306F"/>
    <w:rsid w:val="005F310B"/>
    <w:rsid w:val="005F31E0"/>
    <w:rsid w:val="005F32CE"/>
    <w:rsid w:val="005F33E9"/>
    <w:rsid w:val="005F353F"/>
    <w:rsid w:val="005F38B3"/>
    <w:rsid w:val="005F3A61"/>
    <w:rsid w:val="005F3B38"/>
    <w:rsid w:val="005F3CE6"/>
    <w:rsid w:val="005F3CEF"/>
    <w:rsid w:val="005F3E7B"/>
    <w:rsid w:val="005F3F41"/>
    <w:rsid w:val="005F3F97"/>
    <w:rsid w:val="005F3FA4"/>
    <w:rsid w:val="005F40A1"/>
    <w:rsid w:val="005F41F3"/>
    <w:rsid w:val="005F4659"/>
    <w:rsid w:val="005F479A"/>
    <w:rsid w:val="005F49A6"/>
    <w:rsid w:val="005F4A1D"/>
    <w:rsid w:val="005F4D17"/>
    <w:rsid w:val="005F50E6"/>
    <w:rsid w:val="005F54CE"/>
    <w:rsid w:val="005F55AE"/>
    <w:rsid w:val="005F55FF"/>
    <w:rsid w:val="005F57BB"/>
    <w:rsid w:val="005F5883"/>
    <w:rsid w:val="005F595B"/>
    <w:rsid w:val="005F5BDD"/>
    <w:rsid w:val="005F5C76"/>
    <w:rsid w:val="005F5EFF"/>
    <w:rsid w:val="005F5FFC"/>
    <w:rsid w:val="005F6194"/>
    <w:rsid w:val="005F6381"/>
    <w:rsid w:val="005F660F"/>
    <w:rsid w:val="005F6713"/>
    <w:rsid w:val="005F6757"/>
    <w:rsid w:val="005F6957"/>
    <w:rsid w:val="005F6D85"/>
    <w:rsid w:val="005F6F21"/>
    <w:rsid w:val="005F71C3"/>
    <w:rsid w:val="005F71DB"/>
    <w:rsid w:val="005F72B3"/>
    <w:rsid w:val="005F751E"/>
    <w:rsid w:val="005F7525"/>
    <w:rsid w:val="005F780A"/>
    <w:rsid w:val="005F7A1D"/>
    <w:rsid w:val="005F7C68"/>
    <w:rsid w:val="005F7CFC"/>
    <w:rsid w:val="005F7E1E"/>
    <w:rsid w:val="005F7F6E"/>
    <w:rsid w:val="005F7FF2"/>
    <w:rsid w:val="00600056"/>
    <w:rsid w:val="00600179"/>
    <w:rsid w:val="00600264"/>
    <w:rsid w:val="00600368"/>
    <w:rsid w:val="006004B3"/>
    <w:rsid w:val="006005B5"/>
    <w:rsid w:val="00600739"/>
    <w:rsid w:val="006008BA"/>
    <w:rsid w:val="006009DD"/>
    <w:rsid w:val="00600ACE"/>
    <w:rsid w:val="00600B7D"/>
    <w:rsid w:val="00600F72"/>
    <w:rsid w:val="00601073"/>
    <w:rsid w:val="00601203"/>
    <w:rsid w:val="00601239"/>
    <w:rsid w:val="0060155F"/>
    <w:rsid w:val="006016E4"/>
    <w:rsid w:val="0060184F"/>
    <w:rsid w:val="006018A4"/>
    <w:rsid w:val="00601906"/>
    <w:rsid w:val="006019AB"/>
    <w:rsid w:val="006019B2"/>
    <w:rsid w:val="006025AF"/>
    <w:rsid w:val="006028E2"/>
    <w:rsid w:val="006029A0"/>
    <w:rsid w:val="006029D8"/>
    <w:rsid w:val="00602A10"/>
    <w:rsid w:val="00602A83"/>
    <w:rsid w:val="00602A85"/>
    <w:rsid w:val="00602DEE"/>
    <w:rsid w:val="00602E6A"/>
    <w:rsid w:val="00602EDA"/>
    <w:rsid w:val="00602EFE"/>
    <w:rsid w:val="00602F67"/>
    <w:rsid w:val="00602FC6"/>
    <w:rsid w:val="0060311B"/>
    <w:rsid w:val="006032A2"/>
    <w:rsid w:val="006032DC"/>
    <w:rsid w:val="00603645"/>
    <w:rsid w:val="006039A9"/>
    <w:rsid w:val="00603A0A"/>
    <w:rsid w:val="00603C2E"/>
    <w:rsid w:val="00603CF2"/>
    <w:rsid w:val="00603DB2"/>
    <w:rsid w:val="00603EF3"/>
    <w:rsid w:val="00603F27"/>
    <w:rsid w:val="00603F81"/>
    <w:rsid w:val="00604095"/>
    <w:rsid w:val="00604262"/>
    <w:rsid w:val="006042EE"/>
    <w:rsid w:val="0060456F"/>
    <w:rsid w:val="00604712"/>
    <w:rsid w:val="0060471B"/>
    <w:rsid w:val="00604897"/>
    <w:rsid w:val="006048F9"/>
    <w:rsid w:val="00604B2F"/>
    <w:rsid w:val="00605050"/>
    <w:rsid w:val="00605161"/>
    <w:rsid w:val="00605322"/>
    <w:rsid w:val="00605343"/>
    <w:rsid w:val="00605889"/>
    <w:rsid w:val="00605AB4"/>
    <w:rsid w:val="00605C42"/>
    <w:rsid w:val="00605F23"/>
    <w:rsid w:val="00605FE0"/>
    <w:rsid w:val="0060600A"/>
    <w:rsid w:val="00606203"/>
    <w:rsid w:val="00606232"/>
    <w:rsid w:val="00606485"/>
    <w:rsid w:val="006064A3"/>
    <w:rsid w:val="006065A7"/>
    <w:rsid w:val="00606718"/>
    <w:rsid w:val="00606A27"/>
    <w:rsid w:val="00606C14"/>
    <w:rsid w:val="00606C8F"/>
    <w:rsid w:val="00606DC6"/>
    <w:rsid w:val="00606F9A"/>
    <w:rsid w:val="00606FD7"/>
    <w:rsid w:val="006072BA"/>
    <w:rsid w:val="006078CD"/>
    <w:rsid w:val="006078ED"/>
    <w:rsid w:val="0060796A"/>
    <w:rsid w:val="006079E7"/>
    <w:rsid w:val="00607B18"/>
    <w:rsid w:val="00607EBE"/>
    <w:rsid w:val="0061013B"/>
    <w:rsid w:val="0061021A"/>
    <w:rsid w:val="0061037B"/>
    <w:rsid w:val="00610414"/>
    <w:rsid w:val="0061048A"/>
    <w:rsid w:val="006106B9"/>
    <w:rsid w:val="00610777"/>
    <w:rsid w:val="00610890"/>
    <w:rsid w:val="006109EF"/>
    <w:rsid w:val="00610E65"/>
    <w:rsid w:val="00610F9A"/>
    <w:rsid w:val="006110BC"/>
    <w:rsid w:val="00611157"/>
    <w:rsid w:val="0061120E"/>
    <w:rsid w:val="006114AB"/>
    <w:rsid w:val="0061157C"/>
    <w:rsid w:val="00611686"/>
    <w:rsid w:val="006116BD"/>
    <w:rsid w:val="00611756"/>
    <w:rsid w:val="006117D8"/>
    <w:rsid w:val="00611851"/>
    <w:rsid w:val="00611B81"/>
    <w:rsid w:val="00611C43"/>
    <w:rsid w:val="00611D7D"/>
    <w:rsid w:val="00611DF1"/>
    <w:rsid w:val="00611FD4"/>
    <w:rsid w:val="00612680"/>
    <w:rsid w:val="00612693"/>
    <w:rsid w:val="00612820"/>
    <w:rsid w:val="00612834"/>
    <w:rsid w:val="00612A03"/>
    <w:rsid w:val="00612AB4"/>
    <w:rsid w:val="00612AFD"/>
    <w:rsid w:val="0061312D"/>
    <w:rsid w:val="00613243"/>
    <w:rsid w:val="00613543"/>
    <w:rsid w:val="00613711"/>
    <w:rsid w:val="006137A5"/>
    <w:rsid w:val="00613894"/>
    <w:rsid w:val="006138D8"/>
    <w:rsid w:val="006138EB"/>
    <w:rsid w:val="006139B3"/>
    <w:rsid w:val="00613ADA"/>
    <w:rsid w:val="00613B46"/>
    <w:rsid w:val="00613C09"/>
    <w:rsid w:val="00613C7E"/>
    <w:rsid w:val="00613D84"/>
    <w:rsid w:val="0061402B"/>
    <w:rsid w:val="00614046"/>
    <w:rsid w:val="00614057"/>
    <w:rsid w:val="006141C9"/>
    <w:rsid w:val="006142E8"/>
    <w:rsid w:val="0061442A"/>
    <w:rsid w:val="006145C4"/>
    <w:rsid w:val="0061463C"/>
    <w:rsid w:val="006146DE"/>
    <w:rsid w:val="006148C5"/>
    <w:rsid w:val="00614907"/>
    <w:rsid w:val="00614BC0"/>
    <w:rsid w:val="00614BEF"/>
    <w:rsid w:val="006154CB"/>
    <w:rsid w:val="006154D7"/>
    <w:rsid w:val="00615694"/>
    <w:rsid w:val="00615762"/>
    <w:rsid w:val="00615811"/>
    <w:rsid w:val="006159BD"/>
    <w:rsid w:val="00615C7B"/>
    <w:rsid w:val="00615D7D"/>
    <w:rsid w:val="00616021"/>
    <w:rsid w:val="0061615D"/>
    <w:rsid w:val="00616236"/>
    <w:rsid w:val="0061627B"/>
    <w:rsid w:val="006162C7"/>
    <w:rsid w:val="0061635C"/>
    <w:rsid w:val="00616457"/>
    <w:rsid w:val="0061683D"/>
    <w:rsid w:val="006169C1"/>
    <w:rsid w:val="00616C41"/>
    <w:rsid w:val="00616F93"/>
    <w:rsid w:val="0061700D"/>
    <w:rsid w:val="0061708C"/>
    <w:rsid w:val="00617104"/>
    <w:rsid w:val="00617388"/>
    <w:rsid w:val="006175FE"/>
    <w:rsid w:val="006176C1"/>
    <w:rsid w:val="00617844"/>
    <w:rsid w:val="0061799B"/>
    <w:rsid w:val="00617B0F"/>
    <w:rsid w:val="00617D90"/>
    <w:rsid w:val="00617F2B"/>
    <w:rsid w:val="00620014"/>
    <w:rsid w:val="006200EE"/>
    <w:rsid w:val="006202B8"/>
    <w:rsid w:val="006207A5"/>
    <w:rsid w:val="00620817"/>
    <w:rsid w:val="0062084E"/>
    <w:rsid w:val="00620A97"/>
    <w:rsid w:val="006213BE"/>
    <w:rsid w:val="0062140A"/>
    <w:rsid w:val="00621431"/>
    <w:rsid w:val="006214AC"/>
    <w:rsid w:val="00621FFE"/>
    <w:rsid w:val="006221CB"/>
    <w:rsid w:val="006222B8"/>
    <w:rsid w:val="006225DF"/>
    <w:rsid w:val="00622618"/>
    <w:rsid w:val="00622777"/>
    <w:rsid w:val="00622781"/>
    <w:rsid w:val="006228E7"/>
    <w:rsid w:val="006229BD"/>
    <w:rsid w:val="00622A1F"/>
    <w:rsid w:val="00622AAD"/>
    <w:rsid w:val="00622E80"/>
    <w:rsid w:val="00623146"/>
    <w:rsid w:val="00623490"/>
    <w:rsid w:val="0062374F"/>
    <w:rsid w:val="006238E2"/>
    <w:rsid w:val="00623A4C"/>
    <w:rsid w:val="00623ABE"/>
    <w:rsid w:val="00623D57"/>
    <w:rsid w:val="00623F68"/>
    <w:rsid w:val="00623F7A"/>
    <w:rsid w:val="00623FA3"/>
    <w:rsid w:val="00623FB4"/>
    <w:rsid w:val="0062406A"/>
    <w:rsid w:val="00624132"/>
    <w:rsid w:val="006242AE"/>
    <w:rsid w:val="00624617"/>
    <w:rsid w:val="0062467D"/>
    <w:rsid w:val="006246A9"/>
    <w:rsid w:val="006246DA"/>
    <w:rsid w:val="00624AA2"/>
    <w:rsid w:val="00624AC3"/>
    <w:rsid w:val="00624B20"/>
    <w:rsid w:val="00624B61"/>
    <w:rsid w:val="006257D0"/>
    <w:rsid w:val="00625869"/>
    <w:rsid w:val="006258A4"/>
    <w:rsid w:val="00625AE9"/>
    <w:rsid w:val="00625B6C"/>
    <w:rsid w:val="00625C93"/>
    <w:rsid w:val="00625EF6"/>
    <w:rsid w:val="0062618C"/>
    <w:rsid w:val="006261D5"/>
    <w:rsid w:val="00626227"/>
    <w:rsid w:val="00626243"/>
    <w:rsid w:val="00626484"/>
    <w:rsid w:val="00626555"/>
    <w:rsid w:val="006268F3"/>
    <w:rsid w:val="00626A0F"/>
    <w:rsid w:val="00626A57"/>
    <w:rsid w:val="00627009"/>
    <w:rsid w:val="0062706A"/>
    <w:rsid w:val="00627658"/>
    <w:rsid w:val="00627954"/>
    <w:rsid w:val="00627A19"/>
    <w:rsid w:val="00627B74"/>
    <w:rsid w:val="00627B95"/>
    <w:rsid w:val="00627D54"/>
    <w:rsid w:val="00627E84"/>
    <w:rsid w:val="00630457"/>
    <w:rsid w:val="00630924"/>
    <w:rsid w:val="00630968"/>
    <w:rsid w:val="00630969"/>
    <w:rsid w:val="00630A68"/>
    <w:rsid w:val="00630B01"/>
    <w:rsid w:val="00630C66"/>
    <w:rsid w:val="00630E6D"/>
    <w:rsid w:val="00630EA9"/>
    <w:rsid w:val="00631245"/>
    <w:rsid w:val="00631645"/>
    <w:rsid w:val="006316B0"/>
    <w:rsid w:val="0063171A"/>
    <w:rsid w:val="006318A8"/>
    <w:rsid w:val="00631965"/>
    <w:rsid w:val="00631D24"/>
    <w:rsid w:val="00631D91"/>
    <w:rsid w:val="00631F55"/>
    <w:rsid w:val="00632077"/>
    <w:rsid w:val="0063217D"/>
    <w:rsid w:val="006321B6"/>
    <w:rsid w:val="006322AC"/>
    <w:rsid w:val="00632446"/>
    <w:rsid w:val="0063250E"/>
    <w:rsid w:val="006329CC"/>
    <w:rsid w:val="00632A0B"/>
    <w:rsid w:val="00632B6D"/>
    <w:rsid w:val="00632CCF"/>
    <w:rsid w:val="00632ED9"/>
    <w:rsid w:val="00632EE9"/>
    <w:rsid w:val="00632F83"/>
    <w:rsid w:val="00633124"/>
    <w:rsid w:val="006332CA"/>
    <w:rsid w:val="006336B1"/>
    <w:rsid w:val="0063371D"/>
    <w:rsid w:val="006338E4"/>
    <w:rsid w:val="00633A39"/>
    <w:rsid w:val="00633A71"/>
    <w:rsid w:val="00633B85"/>
    <w:rsid w:val="00633B9C"/>
    <w:rsid w:val="00633C41"/>
    <w:rsid w:val="00633F49"/>
    <w:rsid w:val="006340A2"/>
    <w:rsid w:val="006340F0"/>
    <w:rsid w:val="0063419E"/>
    <w:rsid w:val="0063422D"/>
    <w:rsid w:val="00634264"/>
    <w:rsid w:val="006343D9"/>
    <w:rsid w:val="00634927"/>
    <w:rsid w:val="0063495F"/>
    <w:rsid w:val="00634A36"/>
    <w:rsid w:val="00634AF4"/>
    <w:rsid w:val="00634B2D"/>
    <w:rsid w:val="006350B7"/>
    <w:rsid w:val="00635114"/>
    <w:rsid w:val="00635125"/>
    <w:rsid w:val="00635262"/>
    <w:rsid w:val="0063526F"/>
    <w:rsid w:val="006352D8"/>
    <w:rsid w:val="00635575"/>
    <w:rsid w:val="00635701"/>
    <w:rsid w:val="00635791"/>
    <w:rsid w:val="00635AB2"/>
    <w:rsid w:val="00635C41"/>
    <w:rsid w:val="00635DD9"/>
    <w:rsid w:val="00635E8E"/>
    <w:rsid w:val="00635EBB"/>
    <w:rsid w:val="00636083"/>
    <w:rsid w:val="006361BD"/>
    <w:rsid w:val="00636398"/>
    <w:rsid w:val="0063657E"/>
    <w:rsid w:val="006365A0"/>
    <w:rsid w:val="006367CB"/>
    <w:rsid w:val="00636AF3"/>
    <w:rsid w:val="00636B7D"/>
    <w:rsid w:val="00636C15"/>
    <w:rsid w:val="00636C91"/>
    <w:rsid w:val="00636C92"/>
    <w:rsid w:val="00636F21"/>
    <w:rsid w:val="00637135"/>
    <w:rsid w:val="00637468"/>
    <w:rsid w:val="0063757B"/>
    <w:rsid w:val="00637CE9"/>
    <w:rsid w:val="00637F9E"/>
    <w:rsid w:val="00640001"/>
    <w:rsid w:val="00640078"/>
    <w:rsid w:val="0064017C"/>
    <w:rsid w:val="00640358"/>
    <w:rsid w:val="0064047D"/>
    <w:rsid w:val="00640596"/>
    <w:rsid w:val="00640757"/>
    <w:rsid w:val="00640A08"/>
    <w:rsid w:val="00640A39"/>
    <w:rsid w:val="00640B52"/>
    <w:rsid w:val="00640D55"/>
    <w:rsid w:val="00640DEE"/>
    <w:rsid w:val="00640E2E"/>
    <w:rsid w:val="00641020"/>
    <w:rsid w:val="00641234"/>
    <w:rsid w:val="006412CA"/>
    <w:rsid w:val="006412FB"/>
    <w:rsid w:val="00641425"/>
    <w:rsid w:val="00641521"/>
    <w:rsid w:val="00641596"/>
    <w:rsid w:val="0064187F"/>
    <w:rsid w:val="00641916"/>
    <w:rsid w:val="006419E4"/>
    <w:rsid w:val="00641A07"/>
    <w:rsid w:val="00641AD7"/>
    <w:rsid w:val="00641D82"/>
    <w:rsid w:val="006423AA"/>
    <w:rsid w:val="00642621"/>
    <w:rsid w:val="00642664"/>
    <w:rsid w:val="0064295E"/>
    <w:rsid w:val="00642973"/>
    <w:rsid w:val="00642DAE"/>
    <w:rsid w:val="00642E48"/>
    <w:rsid w:val="00642ED1"/>
    <w:rsid w:val="00642F3A"/>
    <w:rsid w:val="00642FAC"/>
    <w:rsid w:val="00642FC9"/>
    <w:rsid w:val="006430BD"/>
    <w:rsid w:val="00643144"/>
    <w:rsid w:val="00643203"/>
    <w:rsid w:val="0064329F"/>
    <w:rsid w:val="00643326"/>
    <w:rsid w:val="0064341C"/>
    <w:rsid w:val="006435D1"/>
    <w:rsid w:val="006436F9"/>
    <w:rsid w:val="00643886"/>
    <w:rsid w:val="00643A5F"/>
    <w:rsid w:val="00643ABA"/>
    <w:rsid w:val="00643C7A"/>
    <w:rsid w:val="00643DDE"/>
    <w:rsid w:val="00643EAB"/>
    <w:rsid w:val="0064401A"/>
    <w:rsid w:val="0064406E"/>
    <w:rsid w:val="0064413C"/>
    <w:rsid w:val="00644435"/>
    <w:rsid w:val="006444F6"/>
    <w:rsid w:val="00644927"/>
    <w:rsid w:val="0064495F"/>
    <w:rsid w:val="006449A2"/>
    <w:rsid w:val="00644B76"/>
    <w:rsid w:val="00644B7D"/>
    <w:rsid w:val="00644BA7"/>
    <w:rsid w:val="00644BD3"/>
    <w:rsid w:val="00644D23"/>
    <w:rsid w:val="00644D66"/>
    <w:rsid w:val="00644E0D"/>
    <w:rsid w:val="006451E6"/>
    <w:rsid w:val="006452DC"/>
    <w:rsid w:val="00645398"/>
    <w:rsid w:val="006453DF"/>
    <w:rsid w:val="00645620"/>
    <w:rsid w:val="00645A1A"/>
    <w:rsid w:val="00645BF1"/>
    <w:rsid w:val="00645C89"/>
    <w:rsid w:val="00645F00"/>
    <w:rsid w:val="00645FDF"/>
    <w:rsid w:val="0064694F"/>
    <w:rsid w:val="00646A0E"/>
    <w:rsid w:val="00646A4D"/>
    <w:rsid w:val="00646FFB"/>
    <w:rsid w:val="0064706E"/>
    <w:rsid w:val="006470E6"/>
    <w:rsid w:val="00647407"/>
    <w:rsid w:val="00647434"/>
    <w:rsid w:val="006477D1"/>
    <w:rsid w:val="006478A9"/>
    <w:rsid w:val="00647C51"/>
    <w:rsid w:val="00647F33"/>
    <w:rsid w:val="006503D9"/>
    <w:rsid w:val="0065041A"/>
    <w:rsid w:val="00650437"/>
    <w:rsid w:val="006505F5"/>
    <w:rsid w:val="006507CB"/>
    <w:rsid w:val="006507E8"/>
    <w:rsid w:val="006507F7"/>
    <w:rsid w:val="006508C7"/>
    <w:rsid w:val="00650971"/>
    <w:rsid w:val="00650A41"/>
    <w:rsid w:val="00650E00"/>
    <w:rsid w:val="00650F57"/>
    <w:rsid w:val="00650F84"/>
    <w:rsid w:val="00650F91"/>
    <w:rsid w:val="006510A0"/>
    <w:rsid w:val="006510C3"/>
    <w:rsid w:val="006511F4"/>
    <w:rsid w:val="00651256"/>
    <w:rsid w:val="006512D0"/>
    <w:rsid w:val="00651532"/>
    <w:rsid w:val="00651984"/>
    <w:rsid w:val="00651A65"/>
    <w:rsid w:val="00651D3A"/>
    <w:rsid w:val="00651DE5"/>
    <w:rsid w:val="00651F66"/>
    <w:rsid w:val="00652122"/>
    <w:rsid w:val="00652238"/>
    <w:rsid w:val="00652A0B"/>
    <w:rsid w:val="00652A8C"/>
    <w:rsid w:val="00652AE9"/>
    <w:rsid w:val="00652B61"/>
    <w:rsid w:val="00652E41"/>
    <w:rsid w:val="00652E61"/>
    <w:rsid w:val="00652EB2"/>
    <w:rsid w:val="00652F82"/>
    <w:rsid w:val="006534C1"/>
    <w:rsid w:val="0065353F"/>
    <w:rsid w:val="00653613"/>
    <w:rsid w:val="00653C51"/>
    <w:rsid w:val="00653D1B"/>
    <w:rsid w:val="006543AF"/>
    <w:rsid w:val="00654482"/>
    <w:rsid w:val="0065453B"/>
    <w:rsid w:val="006545F7"/>
    <w:rsid w:val="0065464B"/>
    <w:rsid w:val="00654652"/>
    <w:rsid w:val="0065473F"/>
    <w:rsid w:val="00654792"/>
    <w:rsid w:val="0065479E"/>
    <w:rsid w:val="006549F3"/>
    <w:rsid w:val="00654BEC"/>
    <w:rsid w:val="00654DB0"/>
    <w:rsid w:val="00654EBF"/>
    <w:rsid w:val="00655689"/>
    <w:rsid w:val="006556C0"/>
    <w:rsid w:val="0065575A"/>
    <w:rsid w:val="00655886"/>
    <w:rsid w:val="00655B0A"/>
    <w:rsid w:val="00655C9E"/>
    <w:rsid w:val="00655D44"/>
    <w:rsid w:val="0065611B"/>
    <w:rsid w:val="00656294"/>
    <w:rsid w:val="006562A8"/>
    <w:rsid w:val="006563DA"/>
    <w:rsid w:val="00656589"/>
    <w:rsid w:val="0065672B"/>
    <w:rsid w:val="006567D4"/>
    <w:rsid w:val="006569FA"/>
    <w:rsid w:val="00656BD3"/>
    <w:rsid w:val="00656C7B"/>
    <w:rsid w:val="006570CB"/>
    <w:rsid w:val="006570D8"/>
    <w:rsid w:val="006571A9"/>
    <w:rsid w:val="00657442"/>
    <w:rsid w:val="00657495"/>
    <w:rsid w:val="006575EE"/>
    <w:rsid w:val="006576A3"/>
    <w:rsid w:val="0065799C"/>
    <w:rsid w:val="006579BA"/>
    <w:rsid w:val="00657DBD"/>
    <w:rsid w:val="00657E17"/>
    <w:rsid w:val="00660063"/>
    <w:rsid w:val="006600FD"/>
    <w:rsid w:val="006601B9"/>
    <w:rsid w:val="006602FA"/>
    <w:rsid w:val="00660328"/>
    <w:rsid w:val="00660384"/>
    <w:rsid w:val="0066039F"/>
    <w:rsid w:val="006607C8"/>
    <w:rsid w:val="0066087D"/>
    <w:rsid w:val="00660A22"/>
    <w:rsid w:val="00660B62"/>
    <w:rsid w:val="00660B9A"/>
    <w:rsid w:val="00660BFE"/>
    <w:rsid w:val="00660ED8"/>
    <w:rsid w:val="006610B1"/>
    <w:rsid w:val="006611BC"/>
    <w:rsid w:val="006613BD"/>
    <w:rsid w:val="0066146C"/>
    <w:rsid w:val="00661B5D"/>
    <w:rsid w:val="00661BE8"/>
    <w:rsid w:val="00661D38"/>
    <w:rsid w:val="00661FE1"/>
    <w:rsid w:val="0066211B"/>
    <w:rsid w:val="00662192"/>
    <w:rsid w:val="006621BB"/>
    <w:rsid w:val="0066228B"/>
    <w:rsid w:val="006622A6"/>
    <w:rsid w:val="006623CD"/>
    <w:rsid w:val="0066272A"/>
    <w:rsid w:val="00662B4F"/>
    <w:rsid w:val="00662BB1"/>
    <w:rsid w:val="00662E3F"/>
    <w:rsid w:val="006632D3"/>
    <w:rsid w:val="006632E2"/>
    <w:rsid w:val="0066338E"/>
    <w:rsid w:val="00663616"/>
    <w:rsid w:val="0066365C"/>
    <w:rsid w:val="006636AD"/>
    <w:rsid w:val="006639DB"/>
    <w:rsid w:val="00663AAD"/>
    <w:rsid w:val="00663C1B"/>
    <w:rsid w:val="00663D25"/>
    <w:rsid w:val="00664076"/>
    <w:rsid w:val="006641AD"/>
    <w:rsid w:val="00664365"/>
    <w:rsid w:val="0066442F"/>
    <w:rsid w:val="00664527"/>
    <w:rsid w:val="00664995"/>
    <w:rsid w:val="00664F25"/>
    <w:rsid w:val="00664F97"/>
    <w:rsid w:val="006651C2"/>
    <w:rsid w:val="006653FF"/>
    <w:rsid w:val="00665617"/>
    <w:rsid w:val="00665713"/>
    <w:rsid w:val="00665B85"/>
    <w:rsid w:val="00665D5B"/>
    <w:rsid w:val="00665F77"/>
    <w:rsid w:val="00665FE9"/>
    <w:rsid w:val="00666059"/>
    <w:rsid w:val="00666081"/>
    <w:rsid w:val="006660DC"/>
    <w:rsid w:val="006662DD"/>
    <w:rsid w:val="00666659"/>
    <w:rsid w:val="006666CF"/>
    <w:rsid w:val="006668CF"/>
    <w:rsid w:val="00666925"/>
    <w:rsid w:val="00666997"/>
    <w:rsid w:val="00666AD7"/>
    <w:rsid w:val="00666B08"/>
    <w:rsid w:val="00666B99"/>
    <w:rsid w:val="00666BEA"/>
    <w:rsid w:val="00666D47"/>
    <w:rsid w:val="00666D8F"/>
    <w:rsid w:val="00666ED5"/>
    <w:rsid w:val="00666F9A"/>
    <w:rsid w:val="00666FF6"/>
    <w:rsid w:val="00667104"/>
    <w:rsid w:val="0066719E"/>
    <w:rsid w:val="00667284"/>
    <w:rsid w:val="00667459"/>
    <w:rsid w:val="0066768D"/>
    <w:rsid w:val="0066775F"/>
    <w:rsid w:val="006677C0"/>
    <w:rsid w:val="00667858"/>
    <w:rsid w:val="0066791E"/>
    <w:rsid w:val="00667974"/>
    <w:rsid w:val="00667B1B"/>
    <w:rsid w:val="00667CA3"/>
    <w:rsid w:val="00667DB2"/>
    <w:rsid w:val="00667F77"/>
    <w:rsid w:val="00670498"/>
    <w:rsid w:val="006705DB"/>
    <w:rsid w:val="00670663"/>
    <w:rsid w:val="006706C1"/>
    <w:rsid w:val="006706EA"/>
    <w:rsid w:val="00670708"/>
    <w:rsid w:val="006707B5"/>
    <w:rsid w:val="00670AD0"/>
    <w:rsid w:val="00670B79"/>
    <w:rsid w:val="00670D53"/>
    <w:rsid w:val="00670D5D"/>
    <w:rsid w:val="006711A3"/>
    <w:rsid w:val="00671221"/>
    <w:rsid w:val="0067123F"/>
    <w:rsid w:val="00671780"/>
    <w:rsid w:val="006718A0"/>
    <w:rsid w:val="00671FCB"/>
    <w:rsid w:val="00671FD0"/>
    <w:rsid w:val="00672691"/>
    <w:rsid w:val="0067277D"/>
    <w:rsid w:val="006727D9"/>
    <w:rsid w:val="0067286E"/>
    <w:rsid w:val="00672BF7"/>
    <w:rsid w:val="00672CF3"/>
    <w:rsid w:val="00672DCE"/>
    <w:rsid w:val="00672E66"/>
    <w:rsid w:val="00672F2A"/>
    <w:rsid w:val="00672FD3"/>
    <w:rsid w:val="00672FFB"/>
    <w:rsid w:val="006734BE"/>
    <w:rsid w:val="006734C7"/>
    <w:rsid w:val="006734FE"/>
    <w:rsid w:val="006735DE"/>
    <w:rsid w:val="006735F4"/>
    <w:rsid w:val="006736C8"/>
    <w:rsid w:val="00673BD7"/>
    <w:rsid w:val="00673BEA"/>
    <w:rsid w:val="00673C06"/>
    <w:rsid w:val="00673E46"/>
    <w:rsid w:val="00673ED8"/>
    <w:rsid w:val="00673F31"/>
    <w:rsid w:val="0067402D"/>
    <w:rsid w:val="00674075"/>
    <w:rsid w:val="0067427F"/>
    <w:rsid w:val="00674714"/>
    <w:rsid w:val="00674ABD"/>
    <w:rsid w:val="00674E61"/>
    <w:rsid w:val="00674F5C"/>
    <w:rsid w:val="00675083"/>
    <w:rsid w:val="006751A2"/>
    <w:rsid w:val="00675323"/>
    <w:rsid w:val="006756E2"/>
    <w:rsid w:val="00675786"/>
    <w:rsid w:val="00675799"/>
    <w:rsid w:val="006759F3"/>
    <w:rsid w:val="00675BD9"/>
    <w:rsid w:val="00675D56"/>
    <w:rsid w:val="00675EB0"/>
    <w:rsid w:val="00676014"/>
    <w:rsid w:val="00676292"/>
    <w:rsid w:val="00676327"/>
    <w:rsid w:val="006763C1"/>
    <w:rsid w:val="006763F2"/>
    <w:rsid w:val="0067644F"/>
    <w:rsid w:val="00676584"/>
    <w:rsid w:val="006765C7"/>
    <w:rsid w:val="00676651"/>
    <w:rsid w:val="006767F7"/>
    <w:rsid w:val="00676937"/>
    <w:rsid w:val="00676D64"/>
    <w:rsid w:val="00676F76"/>
    <w:rsid w:val="00676F9C"/>
    <w:rsid w:val="00677483"/>
    <w:rsid w:val="0067758A"/>
    <w:rsid w:val="006775AD"/>
    <w:rsid w:val="00677694"/>
    <w:rsid w:val="00677893"/>
    <w:rsid w:val="0067797B"/>
    <w:rsid w:val="006779A7"/>
    <w:rsid w:val="00677B00"/>
    <w:rsid w:val="00677B1F"/>
    <w:rsid w:val="00677DE6"/>
    <w:rsid w:val="00677F55"/>
    <w:rsid w:val="00677F99"/>
    <w:rsid w:val="0068000F"/>
    <w:rsid w:val="0068003C"/>
    <w:rsid w:val="006800CC"/>
    <w:rsid w:val="00680101"/>
    <w:rsid w:val="0068023F"/>
    <w:rsid w:val="0068032C"/>
    <w:rsid w:val="006804F7"/>
    <w:rsid w:val="00680639"/>
    <w:rsid w:val="006808EB"/>
    <w:rsid w:val="00680DC0"/>
    <w:rsid w:val="00680E4C"/>
    <w:rsid w:val="00681006"/>
    <w:rsid w:val="00681030"/>
    <w:rsid w:val="0068107F"/>
    <w:rsid w:val="006810A2"/>
    <w:rsid w:val="00681147"/>
    <w:rsid w:val="00681449"/>
    <w:rsid w:val="006815F5"/>
    <w:rsid w:val="006817DF"/>
    <w:rsid w:val="006819BB"/>
    <w:rsid w:val="00681A2F"/>
    <w:rsid w:val="00681B23"/>
    <w:rsid w:val="00681F24"/>
    <w:rsid w:val="00681F8B"/>
    <w:rsid w:val="00682018"/>
    <w:rsid w:val="006820F7"/>
    <w:rsid w:val="006821FD"/>
    <w:rsid w:val="00682335"/>
    <w:rsid w:val="006826B3"/>
    <w:rsid w:val="00682748"/>
    <w:rsid w:val="00682849"/>
    <w:rsid w:val="00682978"/>
    <w:rsid w:val="00682B28"/>
    <w:rsid w:val="00682CDB"/>
    <w:rsid w:val="006830F5"/>
    <w:rsid w:val="00683207"/>
    <w:rsid w:val="00683488"/>
    <w:rsid w:val="00683546"/>
    <w:rsid w:val="006835BE"/>
    <w:rsid w:val="0068371A"/>
    <w:rsid w:val="00683982"/>
    <w:rsid w:val="00683A06"/>
    <w:rsid w:val="00683AD1"/>
    <w:rsid w:val="00683DF4"/>
    <w:rsid w:val="00683E3D"/>
    <w:rsid w:val="00683E77"/>
    <w:rsid w:val="00683E8C"/>
    <w:rsid w:val="00684175"/>
    <w:rsid w:val="0068438A"/>
    <w:rsid w:val="0068443B"/>
    <w:rsid w:val="0068449F"/>
    <w:rsid w:val="006844E3"/>
    <w:rsid w:val="0068465E"/>
    <w:rsid w:val="00684717"/>
    <w:rsid w:val="006847CB"/>
    <w:rsid w:val="00684809"/>
    <w:rsid w:val="0068486D"/>
    <w:rsid w:val="0068494F"/>
    <w:rsid w:val="00684983"/>
    <w:rsid w:val="00684A2F"/>
    <w:rsid w:val="00684DFF"/>
    <w:rsid w:val="00684E7F"/>
    <w:rsid w:val="00684FBD"/>
    <w:rsid w:val="00684FCB"/>
    <w:rsid w:val="00684FDE"/>
    <w:rsid w:val="006850B6"/>
    <w:rsid w:val="00685132"/>
    <w:rsid w:val="00685149"/>
    <w:rsid w:val="00685239"/>
    <w:rsid w:val="006855DB"/>
    <w:rsid w:val="00685891"/>
    <w:rsid w:val="00685BD2"/>
    <w:rsid w:val="00685C31"/>
    <w:rsid w:val="00685D2B"/>
    <w:rsid w:val="00685DE9"/>
    <w:rsid w:val="00685E32"/>
    <w:rsid w:val="00685F06"/>
    <w:rsid w:val="00685FBC"/>
    <w:rsid w:val="006863B0"/>
    <w:rsid w:val="0068648D"/>
    <w:rsid w:val="006866B3"/>
    <w:rsid w:val="006867BF"/>
    <w:rsid w:val="0068681E"/>
    <w:rsid w:val="00686A3D"/>
    <w:rsid w:val="00686AF4"/>
    <w:rsid w:val="00686FA6"/>
    <w:rsid w:val="006871A7"/>
    <w:rsid w:val="00687239"/>
    <w:rsid w:val="006872CB"/>
    <w:rsid w:val="00687723"/>
    <w:rsid w:val="00687A35"/>
    <w:rsid w:val="00687ADE"/>
    <w:rsid w:val="00687BB3"/>
    <w:rsid w:val="00687E5D"/>
    <w:rsid w:val="00687E96"/>
    <w:rsid w:val="00687F7B"/>
    <w:rsid w:val="00687FAD"/>
    <w:rsid w:val="00687FD0"/>
    <w:rsid w:val="006900C8"/>
    <w:rsid w:val="0069045C"/>
    <w:rsid w:val="006906CF"/>
    <w:rsid w:val="00690749"/>
    <w:rsid w:val="0069098E"/>
    <w:rsid w:val="006909A6"/>
    <w:rsid w:val="006909C5"/>
    <w:rsid w:val="00690A1D"/>
    <w:rsid w:val="00690A7B"/>
    <w:rsid w:val="00690A8A"/>
    <w:rsid w:val="00690BD2"/>
    <w:rsid w:val="00690BE3"/>
    <w:rsid w:val="00690C1E"/>
    <w:rsid w:val="00690E79"/>
    <w:rsid w:val="00690ED6"/>
    <w:rsid w:val="00690F68"/>
    <w:rsid w:val="006910EA"/>
    <w:rsid w:val="00691483"/>
    <w:rsid w:val="00691488"/>
    <w:rsid w:val="006915DB"/>
    <w:rsid w:val="006915F2"/>
    <w:rsid w:val="00691766"/>
    <w:rsid w:val="00691784"/>
    <w:rsid w:val="00691877"/>
    <w:rsid w:val="00691C2B"/>
    <w:rsid w:val="00691C7B"/>
    <w:rsid w:val="00691D7E"/>
    <w:rsid w:val="00691E2F"/>
    <w:rsid w:val="00691FD2"/>
    <w:rsid w:val="006920B5"/>
    <w:rsid w:val="006921B8"/>
    <w:rsid w:val="006923C2"/>
    <w:rsid w:val="006925B5"/>
    <w:rsid w:val="006925F4"/>
    <w:rsid w:val="0069265A"/>
    <w:rsid w:val="00692783"/>
    <w:rsid w:val="006928D9"/>
    <w:rsid w:val="00692963"/>
    <w:rsid w:val="00692A9D"/>
    <w:rsid w:val="00692BD8"/>
    <w:rsid w:val="00692D77"/>
    <w:rsid w:val="00692DEE"/>
    <w:rsid w:val="00692FE5"/>
    <w:rsid w:val="00693012"/>
    <w:rsid w:val="00693042"/>
    <w:rsid w:val="00693056"/>
    <w:rsid w:val="006931EA"/>
    <w:rsid w:val="00693254"/>
    <w:rsid w:val="00693418"/>
    <w:rsid w:val="006934B2"/>
    <w:rsid w:val="006934DB"/>
    <w:rsid w:val="00693501"/>
    <w:rsid w:val="0069363C"/>
    <w:rsid w:val="006936A5"/>
    <w:rsid w:val="00693B25"/>
    <w:rsid w:val="00693C83"/>
    <w:rsid w:val="00693D22"/>
    <w:rsid w:val="00693E12"/>
    <w:rsid w:val="0069411F"/>
    <w:rsid w:val="0069484C"/>
    <w:rsid w:val="00694ACB"/>
    <w:rsid w:val="00694DB6"/>
    <w:rsid w:val="00694DBB"/>
    <w:rsid w:val="00694E45"/>
    <w:rsid w:val="00694E8F"/>
    <w:rsid w:val="00694F2D"/>
    <w:rsid w:val="00694FB3"/>
    <w:rsid w:val="00694FC3"/>
    <w:rsid w:val="00695060"/>
    <w:rsid w:val="006952F3"/>
    <w:rsid w:val="006953FD"/>
    <w:rsid w:val="00695453"/>
    <w:rsid w:val="0069562B"/>
    <w:rsid w:val="006956B6"/>
    <w:rsid w:val="00695897"/>
    <w:rsid w:val="006959A1"/>
    <w:rsid w:val="00695B78"/>
    <w:rsid w:val="00695C8D"/>
    <w:rsid w:val="00695E18"/>
    <w:rsid w:val="00696557"/>
    <w:rsid w:val="0069677F"/>
    <w:rsid w:val="00696806"/>
    <w:rsid w:val="00696807"/>
    <w:rsid w:val="00696B87"/>
    <w:rsid w:val="00696CCA"/>
    <w:rsid w:val="00696ED4"/>
    <w:rsid w:val="0069700A"/>
    <w:rsid w:val="006973C8"/>
    <w:rsid w:val="00697416"/>
    <w:rsid w:val="00697575"/>
    <w:rsid w:val="00697996"/>
    <w:rsid w:val="00697BFE"/>
    <w:rsid w:val="00697D40"/>
    <w:rsid w:val="00697D86"/>
    <w:rsid w:val="00697E1D"/>
    <w:rsid w:val="00697F3C"/>
    <w:rsid w:val="00697F7A"/>
    <w:rsid w:val="006A03F6"/>
    <w:rsid w:val="006A0598"/>
    <w:rsid w:val="006A0667"/>
    <w:rsid w:val="006A0841"/>
    <w:rsid w:val="006A0CE8"/>
    <w:rsid w:val="006A0D21"/>
    <w:rsid w:val="006A0E32"/>
    <w:rsid w:val="006A0E5A"/>
    <w:rsid w:val="006A0EFC"/>
    <w:rsid w:val="006A0FA7"/>
    <w:rsid w:val="006A11FE"/>
    <w:rsid w:val="006A135D"/>
    <w:rsid w:val="006A1B80"/>
    <w:rsid w:val="006A1D3A"/>
    <w:rsid w:val="006A1DA4"/>
    <w:rsid w:val="006A1F0C"/>
    <w:rsid w:val="006A1FD7"/>
    <w:rsid w:val="006A219B"/>
    <w:rsid w:val="006A24DC"/>
    <w:rsid w:val="006A26D7"/>
    <w:rsid w:val="006A27E1"/>
    <w:rsid w:val="006A2B0D"/>
    <w:rsid w:val="006A2B24"/>
    <w:rsid w:val="006A2CA6"/>
    <w:rsid w:val="006A2F8A"/>
    <w:rsid w:val="006A30D6"/>
    <w:rsid w:val="006A317C"/>
    <w:rsid w:val="006A3192"/>
    <w:rsid w:val="006A356F"/>
    <w:rsid w:val="006A35B2"/>
    <w:rsid w:val="006A3994"/>
    <w:rsid w:val="006A39CD"/>
    <w:rsid w:val="006A3A00"/>
    <w:rsid w:val="006A3E56"/>
    <w:rsid w:val="006A3EE3"/>
    <w:rsid w:val="006A43EC"/>
    <w:rsid w:val="006A4631"/>
    <w:rsid w:val="006A4644"/>
    <w:rsid w:val="006A479A"/>
    <w:rsid w:val="006A4839"/>
    <w:rsid w:val="006A4924"/>
    <w:rsid w:val="006A4B18"/>
    <w:rsid w:val="006A4FBE"/>
    <w:rsid w:val="006A4FEB"/>
    <w:rsid w:val="006A50E7"/>
    <w:rsid w:val="006A5148"/>
    <w:rsid w:val="006A517B"/>
    <w:rsid w:val="006A5206"/>
    <w:rsid w:val="006A5225"/>
    <w:rsid w:val="006A538E"/>
    <w:rsid w:val="006A559A"/>
    <w:rsid w:val="006A5730"/>
    <w:rsid w:val="006A586A"/>
    <w:rsid w:val="006A59FC"/>
    <w:rsid w:val="006A5A16"/>
    <w:rsid w:val="006A5AD3"/>
    <w:rsid w:val="006A5B07"/>
    <w:rsid w:val="006A5E94"/>
    <w:rsid w:val="006A5EBE"/>
    <w:rsid w:val="006A5EF4"/>
    <w:rsid w:val="006A6107"/>
    <w:rsid w:val="006A635D"/>
    <w:rsid w:val="006A6449"/>
    <w:rsid w:val="006A65F9"/>
    <w:rsid w:val="006A69E8"/>
    <w:rsid w:val="006A6A76"/>
    <w:rsid w:val="006A6C37"/>
    <w:rsid w:val="006A6C8C"/>
    <w:rsid w:val="006A6F5B"/>
    <w:rsid w:val="006A7275"/>
    <w:rsid w:val="006A7377"/>
    <w:rsid w:val="006A73C5"/>
    <w:rsid w:val="006A73C7"/>
    <w:rsid w:val="006A742E"/>
    <w:rsid w:val="006A751A"/>
    <w:rsid w:val="006A755B"/>
    <w:rsid w:val="006A763D"/>
    <w:rsid w:val="006A7AB2"/>
    <w:rsid w:val="006A7AE7"/>
    <w:rsid w:val="006A7B4A"/>
    <w:rsid w:val="006A7C32"/>
    <w:rsid w:val="006A7F7A"/>
    <w:rsid w:val="006B00DE"/>
    <w:rsid w:val="006B0104"/>
    <w:rsid w:val="006B04CB"/>
    <w:rsid w:val="006B0626"/>
    <w:rsid w:val="006B084B"/>
    <w:rsid w:val="006B094A"/>
    <w:rsid w:val="006B09FE"/>
    <w:rsid w:val="006B0A03"/>
    <w:rsid w:val="006B0A0A"/>
    <w:rsid w:val="006B0C22"/>
    <w:rsid w:val="006B0CD9"/>
    <w:rsid w:val="006B0ED0"/>
    <w:rsid w:val="006B0F34"/>
    <w:rsid w:val="006B116C"/>
    <w:rsid w:val="006B1206"/>
    <w:rsid w:val="006B12F3"/>
    <w:rsid w:val="006B1329"/>
    <w:rsid w:val="006B1810"/>
    <w:rsid w:val="006B1A09"/>
    <w:rsid w:val="006B1A95"/>
    <w:rsid w:val="006B1B99"/>
    <w:rsid w:val="006B1F53"/>
    <w:rsid w:val="006B1FC6"/>
    <w:rsid w:val="006B267D"/>
    <w:rsid w:val="006B2890"/>
    <w:rsid w:val="006B2981"/>
    <w:rsid w:val="006B29AA"/>
    <w:rsid w:val="006B2B51"/>
    <w:rsid w:val="006B2C86"/>
    <w:rsid w:val="006B2FCE"/>
    <w:rsid w:val="006B32A0"/>
    <w:rsid w:val="006B34EC"/>
    <w:rsid w:val="006B35E6"/>
    <w:rsid w:val="006B3685"/>
    <w:rsid w:val="006B36B4"/>
    <w:rsid w:val="006B379C"/>
    <w:rsid w:val="006B390A"/>
    <w:rsid w:val="006B3961"/>
    <w:rsid w:val="006B3B8F"/>
    <w:rsid w:val="006B3E41"/>
    <w:rsid w:val="006B3E52"/>
    <w:rsid w:val="006B3EE1"/>
    <w:rsid w:val="006B3F8D"/>
    <w:rsid w:val="006B433C"/>
    <w:rsid w:val="006B44E4"/>
    <w:rsid w:val="006B46F7"/>
    <w:rsid w:val="006B4A63"/>
    <w:rsid w:val="006B5031"/>
    <w:rsid w:val="006B5145"/>
    <w:rsid w:val="006B514F"/>
    <w:rsid w:val="006B51C1"/>
    <w:rsid w:val="006B51F7"/>
    <w:rsid w:val="006B52C8"/>
    <w:rsid w:val="006B582F"/>
    <w:rsid w:val="006B58A9"/>
    <w:rsid w:val="006B597C"/>
    <w:rsid w:val="006B5AE1"/>
    <w:rsid w:val="006B5C5B"/>
    <w:rsid w:val="006B5C99"/>
    <w:rsid w:val="006B5F18"/>
    <w:rsid w:val="006B5FE9"/>
    <w:rsid w:val="006B604B"/>
    <w:rsid w:val="006B62DB"/>
    <w:rsid w:val="006B63C2"/>
    <w:rsid w:val="006B64E6"/>
    <w:rsid w:val="006B662E"/>
    <w:rsid w:val="006B6635"/>
    <w:rsid w:val="006B6707"/>
    <w:rsid w:val="006B682C"/>
    <w:rsid w:val="006B6A51"/>
    <w:rsid w:val="006B6C03"/>
    <w:rsid w:val="006B6D5B"/>
    <w:rsid w:val="006B6EB3"/>
    <w:rsid w:val="006B6FEE"/>
    <w:rsid w:val="006B74C0"/>
    <w:rsid w:val="006B75AF"/>
    <w:rsid w:val="006B767A"/>
    <w:rsid w:val="006B797C"/>
    <w:rsid w:val="006B7B50"/>
    <w:rsid w:val="006B7BE5"/>
    <w:rsid w:val="006B7C5C"/>
    <w:rsid w:val="006B7CB9"/>
    <w:rsid w:val="006B7D8F"/>
    <w:rsid w:val="006B7F01"/>
    <w:rsid w:val="006B7F2F"/>
    <w:rsid w:val="006BA692"/>
    <w:rsid w:val="006C03DA"/>
    <w:rsid w:val="006C04C6"/>
    <w:rsid w:val="006C0A36"/>
    <w:rsid w:val="006C0C3A"/>
    <w:rsid w:val="006C0DD9"/>
    <w:rsid w:val="006C10F5"/>
    <w:rsid w:val="006C1106"/>
    <w:rsid w:val="006C112C"/>
    <w:rsid w:val="006C1147"/>
    <w:rsid w:val="006C166F"/>
    <w:rsid w:val="006C16E9"/>
    <w:rsid w:val="006C1791"/>
    <w:rsid w:val="006C1863"/>
    <w:rsid w:val="006C1BD3"/>
    <w:rsid w:val="006C1BF9"/>
    <w:rsid w:val="006C1C50"/>
    <w:rsid w:val="006C1D8C"/>
    <w:rsid w:val="006C1E3E"/>
    <w:rsid w:val="006C1E6A"/>
    <w:rsid w:val="006C1F27"/>
    <w:rsid w:val="006C22B6"/>
    <w:rsid w:val="006C23A7"/>
    <w:rsid w:val="006C26EC"/>
    <w:rsid w:val="006C2763"/>
    <w:rsid w:val="006C299B"/>
    <w:rsid w:val="006C2AC8"/>
    <w:rsid w:val="006C2C9B"/>
    <w:rsid w:val="006C2EE5"/>
    <w:rsid w:val="006C3316"/>
    <w:rsid w:val="006C3326"/>
    <w:rsid w:val="006C33DA"/>
    <w:rsid w:val="006C3424"/>
    <w:rsid w:val="006C3442"/>
    <w:rsid w:val="006C350E"/>
    <w:rsid w:val="006C3597"/>
    <w:rsid w:val="006C3638"/>
    <w:rsid w:val="006C3669"/>
    <w:rsid w:val="006C367B"/>
    <w:rsid w:val="006C371A"/>
    <w:rsid w:val="006C3722"/>
    <w:rsid w:val="006C376E"/>
    <w:rsid w:val="006C3883"/>
    <w:rsid w:val="006C395D"/>
    <w:rsid w:val="006C3B13"/>
    <w:rsid w:val="006C3B79"/>
    <w:rsid w:val="006C3BEE"/>
    <w:rsid w:val="006C3CD2"/>
    <w:rsid w:val="006C403C"/>
    <w:rsid w:val="006C4288"/>
    <w:rsid w:val="006C4496"/>
    <w:rsid w:val="006C45AA"/>
    <w:rsid w:val="006C465C"/>
    <w:rsid w:val="006C46D0"/>
    <w:rsid w:val="006C4933"/>
    <w:rsid w:val="006C4A53"/>
    <w:rsid w:val="006C4B10"/>
    <w:rsid w:val="006C4B2B"/>
    <w:rsid w:val="006C4BF3"/>
    <w:rsid w:val="006C4CE7"/>
    <w:rsid w:val="006C4D0D"/>
    <w:rsid w:val="006C4DBB"/>
    <w:rsid w:val="006C4EA1"/>
    <w:rsid w:val="006C4FC3"/>
    <w:rsid w:val="006C525F"/>
    <w:rsid w:val="006C53C4"/>
    <w:rsid w:val="006C5413"/>
    <w:rsid w:val="006C55CA"/>
    <w:rsid w:val="006C5628"/>
    <w:rsid w:val="006C567D"/>
    <w:rsid w:val="006C56BF"/>
    <w:rsid w:val="006C56D4"/>
    <w:rsid w:val="006C56EB"/>
    <w:rsid w:val="006C5727"/>
    <w:rsid w:val="006C57C7"/>
    <w:rsid w:val="006C5C2B"/>
    <w:rsid w:val="006C5C9E"/>
    <w:rsid w:val="006C5CEB"/>
    <w:rsid w:val="006C5D8B"/>
    <w:rsid w:val="006C618F"/>
    <w:rsid w:val="006C64AA"/>
    <w:rsid w:val="006C656D"/>
    <w:rsid w:val="006C663F"/>
    <w:rsid w:val="006C68C0"/>
    <w:rsid w:val="006C6A30"/>
    <w:rsid w:val="006C6D3D"/>
    <w:rsid w:val="006C6EA0"/>
    <w:rsid w:val="006C6F29"/>
    <w:rsid w:val="006C7056"/>
    <w:rsid w:val="006C719F"/>
    <w:rsid w:val="006C71D4"/>
    <w:rsid w:val="006C73B7"/>
    <w:rsid w:val="006C74E6"/>
    <w:rsid w:val="006C762E"/>
    <w:rsid w:val="006C76D1"/>
    <w:rsid w:val="006C787F"/>
    <w:rsid w:val="006C7880"/>
    <w:rsid w:val="006C7AAD"/>
    <w:rsid w:val="006C7AD4"/>
    <w:rsid w:val="006C7BAD"/>
    <w:rsid w:val="006C7C10"/>
    <w:rsid w:val="006C7DDE"/>
    <w:rsid w:val="006C7E89"/>
    <w:rsid w:val="006C7F86"/>
    <w:rsid w:val="006D0045"/>
    <w:rsid w:val="006D01FE"/>
    <w:rsid w:val="006D0355"/>
    <w:rsid w:val="006D0487"/>
    <w:rsid w:val="006D0714"/>
    <w:rsid w:val="006D0739"/>
    <w:rsid w:val="006D0745"/>
    <w:rsid w:val="006D0A3B"/>
    <w:rsid w:val="006D0B05"/>
    <w:rsid w:val="006D0B7B"/>
    <w:rsid w:val="006D0C9F"/>
    <w:rsid w:val="006D0E7B"/>
    <w:rsid w:val="006D0EC5"/>
    <w:rsid w:val="006D1292"/>
    <w:rsid w:val="006D13C9"/>
    <w:rsid w:val="006D1464"/>
    <w:rsid w:val="006D1843"/>
    <w:rsid w:val="006D1BA8"/>
    <w:rsid w:val="006D1EA9"/>
    <w:rsid w:val="006D1FB3"/>
    <w:rsid w:val="006D1FDE"/>
    <w:rsid w:val="006D1FF1"/>
    <w:rsid w:val="006D20A0"/>
    <w:rsid w:val="006D20BE"/>
    <w:rsid w:val="006D20D6"/>
    <w:rsid w:val="006D21F4"/>
    <w:rsid w:val="006D2214"/>
    <w:rsid w:val="006D2268"/>
    <w:rsid w:val="006D2274"/>
    <w:rsid w:val="006D249B"/>
    <w:rsid w:val="006D25BF"/>
    <w:rsid w:val="006D2661"/>
    <w:rsid w:val="006D2689"/>
    <w:rsid w:val="006D26FC"/>
    <w:rsid w:val="006D28E5"/>
    <w:rsid w:val="006D2A85"/>
    <w:rsid w:val="006D2AF4"/>
    <w:rsid w:val="006D2DA2"/>
    <w:rsid w:val="006D2E97"/>
    <w:rsid w:val="006D3396"/>
    <w:rsid w:val="006D34ED"/>
    <w:rsid w:val="006D3555"/>
    <w:rsid w:val="006D3847"/>
    <w:rsid w:val="006D390C"/>
    <w:rsid w:val="006D3A0A"/>
    <w:rsid w:val="006D3A8F"/>
    <w:rsid w:val="006D3ADE"/>
    <w:rsid w:val="006D3B68"/>
    <w:rsid w:val="006D3BE5"/>
    <w:rsid w:val="006D3EB9"/>
    <w:rsid w:val="006D3FB1"/>
    <w:rsid w:val="006D40FE"/>
    <w:rsid w:val="006D4125"/>
    <w:rsid w:val="006D41AD"/>
    <w:rsid w:val="006D4340"/>
    <w:rsid w:val="006D43E7"/>
    <w:rsid w:val="006D4604"/>
    <w:rsid w:val="006D481F"/>
    <w:rsid w:val="006D4C18"/>
    <w:rsid w:val="006D4C3B"/>
    <w:rsid w:val="006D4FEA"/>
    <w:rsid w:val="006D50B1"/>
    <w:rsid w:val="006D50BE"/>
    <w:rsid w:val="006D5160"/>
    <w:rsid w:val="006D51F7"/>
    <w:rsid w:val="006D54AE"/>
    <w:rsid w:val="006D5703"/>
    <w:rsid w:val="006D5764"/>
    <w:rsid w:val="006D599D"/>
    <w:rsid w:val="006D5B47"/>
    <w:rsid w:val="006D5E19"/>
    <w:rsid w:val="006D5FA1"/>
    <w:rsid w:val="006D5FE3"/>
    <w:rsid w:val="006D6155"/>
    <w:rsid w:val="006D6183"/>
    <w:rsid w:val="006D6350"/>
    <w:rsid w:val="006D6583"/>
    <w:rsid w:val="006D65EE"/>
    <w:rsid w:val="006D668D"/>
    <w:rsid w:val="006D67BD"/>
    <w:rsid w:val="006D699F"/>
    <w:rsid w:val="006D6B0D"/>
    <w:rsid w:val="006D6BC0"/>
    <w:rsid w:val="006D6CAF"/>
    <w:rsid w:val="006D6D21"/>
    <w:rsid w:val="006D6E9B"/>
    <w:rsid w:val="006D6F06"/>
    <w:rsid w:val="006D7072"/>
    <w:rsid w:val="006D72A4"/>
    <w:rsid w:val="006D733A"/>
    <w:rsid w:val="006D74F9"/>
    <w:rsid w:val="006D7581"/>
    <w:rsid w:val="006D75B3"/>
    <w:rsid w:val="006D77D8"/>
    <w:rsid w:val="006D7967"/>
    <w:rsid w:val="006D7C77"/>
    <w:rsid w:val="006E0380"/>
    <w:rsid w:val="006E08B1"/>
    <w:rsid w:val="006E0D9A"/>
    <w:rsid w:val="006E0E32"/>
    <w:rsid w:val="006E0EBE"/>
    <w:rsid w:val="006E0F1B"/>
    <w:rsid w:val="006E0F79"/>
    <w:rsid w:val="006E1101"/>
    <w:rsid w:val="006E126D"/>
    <w:rsid w:val="006E1400"/>
    <w:rsid w:val="006E14FB"/>
    <w:rsid w:val="006E150A"/>
    <w:rsid w:val="006E16A1"/>
    <w:rsid w:val="006E16C3"/>
    <w:rsid w:val="006E178A"/>
    <w:rsid w:val="006E17F7"/>
    <w:rsid w:val="006E1A5D"/>
    <w:rsid w:val="006E1B0B"/>
    <w:rsid w:val="006E1B31"/>
    <w:rsid w:val="006E1D46"/>
    <w:rsid w:val="006E20D5"/>
    <w:rsid w:val="006E24C6"/>
    <w:rsid w:val="006E25AA"/>
    <w:rsid w:val="006E260E"/>
    <w:rsid w:val="006E267A"/>
    <w:rsid w:val="006E278C"/>
    <w:rsid w:val="006E2795"/>
    <w:rsid w:val="006E2877"/>
    <w:rsid w:val="006E28A5"/>
    <w:rsid w:val="006E29DA"/>
    <w:rsid w:val="006E2AB9"/>
    <w:rsid w:val="006E2BED"/>
    <w:rsid w:val="006E2CDF"/>
    <w:rsid w:val="006E2EC7"/>
    <w:rsid w:val="006E30BA"/>
    <w:rsid w:val="006E3181"/>
    <w:rsid w:val="006E338B"/>
    <w:rsid w:val="006E3A13"/>
    <w:rsid w:val="006E3AAB"/>
    <w:rsid w:val="006E3FCB"/>
    <w:rsid w:val="006E3FDC"/>
    <w:rsid w:val="006E41F2"/>
    <w:rsid w:val="006E4305"/>
    <w:rsid w:val="006E43D0"/>
    <w:rsid w:val="006E451E"/>
    <w:rsid w:val="006E45FC"/>
    <w:rsid w:val="006E4703"/>
    <w:rsid w:val="006E47A9"/>
    <w:rsid w:val="006E48B7"/>
    <w:rsid w:val="006E48FE"/>
    <w:rsid w:val="006E4965"/>
    <w:rsid w:val="006E4CD2"/>
    <w:rsid w:val="006E525B"/>
    <w:rsid w:val="006E544A"/>
    <w:rsid w:val="006E5687"/>
    <w:rsid w:val="006E59C1"/>
    <w:rsid w:val="006E5A66"/>
    <w:rsid w:val="006E5B55"/>
    <w:rsid w:val="006E5BBF"/>
    <w:rsid w:val="006E5F5D"/>
    <w:rsid w:val="006E5F6F"/>
    <w:rsid w:val="006E617C"/>
    <w:rsid w:val="006E63A1"/>
    <w:rsid w:val="006E6451"/>
    <w:rsid w:val="006E669E"/>
    <w:rsid w:val="006E6752"/>
    <w:rsid w:val="006E6799"/>
    <w:rsid w:val="006E68E3"/>
    <w:rsid w:val="006E695F"/>
    <w:rsid w:val="006E699C"/>
    <w:rsid w:val="006E6BA2"/>
    <w:rsid w:val="006E6BE3"/>
    <w:rsid w:val="006E6C39"/>
    <w:rsid w:val="006E6C56"/>
    <w:rsid w:val="006E6FC6"/>
    <w:rsid w:val="006E6FDC"/>
    <w:rsid w:val="006E706C"/>
    <w:rsid w:val="006E72A0"/>
    <w:rsid w:val="006E72DF"/>
    <w:rsid w:val="006E7563"/>
    <w:rsid w:val="006E764E"/>
    <w:rsid w:val="006E76B1"/>
    <w:rsid w:val="006E773F"/>
    <w:rsid w:val="006E7959"/>
    <w:rsid w:val="006E7A1B"/>
    <w:rsid w:val="006E7EBE"/>
    <w:rsid w:val="006F0126"/>
    <w:rsid w:val="006F03C6"/>
    <w:rsid w:val="006F0443"/>
    <w:rsid w:val="006F085B"/>
    <w:rsid w:val="006F09A3"/>
    <w:rsid w:val="006F0BEB"/>
    <w:rsid w:val="006F1032"/>
    <w:rsid w:val="006F10F9"/>
    <w:rsid w:val="006F12D9"/>
    <w:rsid w:val="006F152E"/>
    <w:rsid w:val="006F157E"/>
    <w:rsid w:val="006F15D1"/>
    <w:rsid w:val="006F1690"/>
    <w:rsid w:val="006F1735"/>
    <w:rsid w:val="006F178F"/>
    <w:rsid w:val="006F17C9"/>
    <w:rsid w:val="006F1830"/>
    <w:rsid w:val="006F1BC8"/>
    <w:rsid w:val="006F1D10"/>
    <w:rsid w:val="006F1D94"/>
    <w:rsid w:val="006F1EF3"/>
    <w:rsid w:val="006F1F19"/>
    <w:rsid w:val="006F2120"/>
    <w:rsid w:val="006F2636"/>
    <w:rsid w:val="006F2970"/>
    <w:rsid w:val="006F29B2"/>
    <w:rsid w:val="006F2F14"/>
    <w:rsid w:val="006F2F67"/>
    <w:rsid w:val="006F309C"/>
    <w:rsid w:val="006F3351"/>
    <w:rsid w:val="006F34C5"/>
    <w:rsid w:val="006F356A"/>
    <w:rsid w:val="006F3785"/>
    <w:rsid w:val="006F38F1"/>
    <w:rsid w:val="006F3B7B"/>
    <w:rsid w:val="006F3D73"/>
    <w:rsid w:val="006F3DF9"/>
    <w:rsid w:val="006F4016"/>
    <w:rsid w:val="006F4059"/>
    <w:rsid w:val="006F4473"/>
    <w:rsid w:val="006F45DD"/>
    <w:rsid w:val="006F4684"/>
    <w:rsid w:val="006F4853"/>
    <w:rsid w:val="006F4961"/>
    <w:rsid w:val="006F4C1E"/>
    <w:rsid w:val="006F4D79"/>
    <w:rsid w:val="006F4E7B"/>
    <w:rsid w:val="006F4EBC"/>
    <w:rsid w:val="006F4F48"/>
    <w:rsid w:val="006F4FFB"/>
    <w:rsid w:val="006F5217"/>
    <w:rsid w:val="006F5524"/>
    <w:rsid w:val="006F57A5"/>
    <w:rsid w:val="006F5850"/>
    <w:rsid w:val="006F5C10"/>
    <w:rsid w:val="006F5E22"/>
    <w:rsid w:val="006F5E56"/>
    <w:rsid w:val="006F5F48"/>
    <w:rsid w:val="006F6099"/>
    <w:rsid w:val="006F62DB"/>
    <w:rsid w:val="006F64F2"/>
    <w:rsid w:val="006F68A8"/>
    <w:rsid w:val="006F6BE2"/>
    <w:rsid w:val="006F6F53"/>
    <w:rsid w:val="006F7077"/>
    <w:rsid w:val="006F70B5"/>
    <w:rsid w:val="006F70D0"/>
    <w:rsid w:val="006F7191"/>
    <w:rsid w:val="006F73BF"/>
    <w:rsid w:val="006F7463"/>
    <w:rsid w:val="006F74E4"/>
    <w:rsid w:val="006F75F1"/>
    <w:rsid w:val="006F75FA"/>
    <w:rsid w:val="006F773C"/>
    <w:rsid w:val="006F77A4"/>
    <w:rsid w:val="006F7A4E"/>
    <w:rsid w:val="006F7A95"/>
    <w:rsid w:val="006F7BD1"/>
    <w:rsid w:val="006F7D01"/>
    <w:rsid w:val="006F7E37"/>
    <w:rsid w:val="007000EA"/>
    <w:rsid w:val="00700264"/>
    <w:rsid w:val="007003BB"/>
    <w:rsid w:val="0070067E"/>
    <w:rsid w:val="00700A26"/>
    <w:rsid w:val="00700A9A"/>
    <w:rsid w:val="00700E6E"/>
    <w:rsid w:val="00700FAC"/>
    <w:rsid w:val="007011DC"/>
    <w:rsid w:val="0070122B"/>
    <w:rsid w:val="00701247"/>
    <w:rsid w:val="007012F9"/>
    <w:rsid w:val="00701354"/>
    <w:rsid w:val="0070166C"/>
    <w:rsid w:val="007018F2"/>
    <w:rsid w:val="0070190B"/>
    <w:rsid w:val="00701B8A"/>
    <w:rsid w:val="00701C1D"/>
    <w:rsid w:val="00701F3C"/>
    <w:rsid w:val="00702029"/>
    <w:rsid w:val="0070205F"/>
    <w:rsid w:val="007021DB"/>
    <w:rsid w:val="00702292"/>
    <w:rsid w:val="0070236D"/>
    <w:rsid w:val="007026AD"/>
    <w:rsid w:val="007026E9"/>
    <w:rsid w:val="00702867"/>
    <w:rsid w:val="00702B82"/>
    <w:rsid w:val="00702C36"/>
    <w:rsid w:val="00703114"/>
    <w:rsid w:val="00703294"/>
    <w:rsid w:val="007032D8"/>
    <w:rsid w:val="00703454"/>
    <w:rsid w:val="0070355C"/>
    <w:rsid w:val="007037F0"/>
    <w:rsid w:val="007037F9"/>
    <w:rsid w:val="00703A12"/>
    <w:rsid w:val="00703CC8"/>
    <w:rsid w:val="00703E97"/>
    <w:rsid w:val="00704346"/>
    <w:rsid w:val="0070460F"/>
    <w:rsid w:val="007046F9"/>
    <w:rsid w:val="00704ACC"/>
    <w:rsid w:val="00704C42"/>
    <w:rsid w:val="00704CD2"/>
    <w:rsid w:val="00704E90"/>
    <w:rsid w:val="0070542D"/>
    <w:rsid w:val="007054CF"/>
    <w:rsid w:val="007059E1"/>
    <w:rsid w:val="00705B6D"/>
    <w:rsid w:val="00705C4C"/>
    <w:rsid w:val="00706026"/>
    <w:rsid w:val="00706315"/>
    <w:rsid w:val="007063F5"/>
    <w:rsid w:val="007064AC"/>
    <w:rsid w:val="00706598"/>
    <w:rsid w:val="007067D6"/>
    <w:rsid w:val="007067E9"/>
    <w:rsid w:val="00706E5F"/>
    <w:rsid w:val="00707084"/>
    <w:rsid w:val="00707138"/>
    <w:rsid w:val="0070733A"/>
    <w:rsid w:val="0070735D"/>
    <w:rsid w:val="00707589"/>
    <w:rsid w:val="007075D1"/>
    <w:rsid w:val="007075E5"/>
    <w:rsid w:val="00707741"/>
    <w:rsid w:val="00707951"/>
    <w:rsid w:val="00707B20"/>
    <w:rsid w:val="00707C46"/>
    <w:rsid w:val="00707E3E"/>
    <w:rsid w:val="007103DA"/>
    <w:rsid w:val="0071041B"/>
    <w:rsid w:val="00710623"/>
    <w:rsid w:val="00710A6E"/>
    <w:rsid w:val="00710F0F"/>
    <w:rsid w:val="007112E1"/>
    <w:rsid w:val="00711474"/>
    <w:rsid w:val="0071190E"/>
    <w:rsid w:val="00711AC5"/>
    <w:rsid w:val="00711B7B"/>
    <w:rsid w:val="00711BBF"/>
    <w:rsid w:val="00711D02"/>
    <w:rsid w:val="007120FB"/>
    <w:rsid w:val="00712269"/>
    <w:rsid w:val="00712C6E"/>
    <w:rsid w:val="00712EE3"/>
    <w:rsid w:val="00712EFA"/>
    <w:rsid w:val="00712F0E"/>
    <w:rsid w:val="0071331C"/>
    <w:rsid w:val="00713338"/>
    <w:rsid w:val="007133AB"/>
    <w:rsid w:val="007137B2"/>
    <w:rsid w:val="007139A5"/>
    <w:rsid w:val="00713A53"/>
    <w:rsid w:val="00713CC9"/>
    <w:rsid w:val="00713D99"/>
    <w:rsid w:val="00713DEA"/>
    <w:rsid w:val="007140EC"/>
    <w:rsid w:val="007143C0"/>
    <w:rsid w:val="007144CE"/>
    <w:rsid w:val="007147F0"/>
    <w:rsid w:val="007148D0"/>
    <w:rsid w:val="007148D5"/>
    <w:rsid w:val="0071494E"/>
    <w:rsid w:val="00714962"/>
    <w:rsid w:val="00714B60"/>
    <w:rsid w:val="00714B6F"/>
    <w:rsid w:val="00714B84"/>
    <w:rsid w:val="00714CC5"/>
    <w:rsid w:val="00714D3E"/>
    <w:rsid w:val="00714EED"/>
    <w:rsid w:val="00714F84"/>
    <w:rsid w:val="007151F1"/>
    <w:rsid w:val="007152E3"/>
    <w:rsid w:val="00715409"/>
    <w:rsid w:val="0071550E"/>
    <w:rsid w:val="00715B31"/>
    <w:rsid w:val="00715BC8"/>
    <w:rsid w:val="00716140"/>
    <w:rsid w:val="007163C1"/>
    <w:rsid w:val="007163E3"/>
    <w:rsid w:val="00716578"/>
    <w:rsid w:val="007165C1"/>
    <w:rsid w:val="0071667D"/>
    <w:rsid w:val="00716750"/>
    <w:rsid w:val="007168CD"/>
    <w:rsid w:val="00716A47"/>
    <w:rsid w:val="00716E09"/>
    <w:rsid w:val="00716EBD"/>
    <w:rsid w:val="00717064"/>
    <w:rsid w:val="0071722D"/>
    <w:rsid w:val="00717252"/>
    <w:rsid w:val="00717463"/>
    <w:rsid w:val="00717749"/>
    <w:rsid w:val="0071774B"/>
    <w:rsid w:val="00717789"/>
    <w:rsid w:val="007177E9"/>
    <w:rsid w:val="007178F5"/>
    <w:rsid w:val="007179B9"/>
    <w:rsid w:val="00717A3B"/>
    <w:rsid w:val="00717ABA"/>
    <w:rsid w:val="00717BBB"/>
    <w:rsid w:val="00717C57"/>
    <w:rsid w:val="00717F20"/>
    <w:rsid w:val="00717F6D"/>
    <w:rsid w:val="00720076"/>
    <w:rsid w:val="00720102"/>
    <w:rsid w:val="007201D1"/>
    <w:rsid w:val="00720291"/>
    <w:rsid w:val="0072050F"/>
    <w:rsid w:val="00720702"/>
    <w:rsid w:val="0072075F"/>
    <w:rsid w:val="00720C25"/>
    <w:rsid w:val="00720DCA"/>
    <w:rsid w:val="00720F72"/>
    <w:rsid w:val="007210EB"/>
    <w:rsid w:val="00721106"/>
    <w:rsid w:val="00721381"/>
    <w:rsid w:val="0072143E"/>
    <w:rsid w:val="00721486"/>
    <w:rsid w:val="007214D7"/>
    <w:rsid w:val="00721513"/>
    <w:rsid w:val="00721BCC"/>
    <w:rsid w:val="00721C55"/>
    <w:rsid w:val="00721C61"/>
    <w:rsid w:val="00721EB3"/>
    <w:rsid w:val="0072223D"/>
    <w:rsid w:val="00722280"/>
    <w:rsid w:val="00722290"/>
    <w:rsid w:val="0072253F"/>
    <w:rsid w:val="0072267B"/>
    <w:rsid w:val="00722745"/>
    <w:rsid w:val="00722887"/>
    <w:rsid w:val="007228F1"/>
    <w:rsid w:val="00722A38"/>
    <w:rsid w:val="00722EA1"/>
    <w:rsid w:val="00723096"/>
    <w:rsid w:val="007230E1"/>
    <w:rsid w:val="00723387"/>
    <w:rsid w:val="007233BA"/>
    <w:rsid w:val="00723490"/>
    <w:rsid w:val="00723508"/>
    <w:rsid w:val="007235A1"/>
    <w:rsid w:val="00723660"/>
    <w:rsid w:val="007237A7"/>
    <w:rsid w:val="00723AD6"/>
    <w:rsid w:val="00723B93"/>
    <w:rsid w:val="00723E18"/>
    <w:rsid w:val="00724175"/>
    <w:rsid w:val="007242CB"/>
    <w:rsid w:val="007245A4"/>
    <w:rsid w:val="007246C4"/>
    <w:rsid w:val="00724731"/>
    <w:rsid w:val="00724739"/>
    <w:rsid w:val="00724890"/>
    <w:rsid w:val="007249DA"/>
    <w:rsid w:val="00724ECA"/>
    <w:rsid w:val="0072514B"/>
    <w:rsid w:val="0072542F"/>
    <w:rsid w:val="007255E9"/>
    <w:rsid w:val="00725630"/>
    <w:rsid w:val="007256E2"/>
    <w:rsid w:val="00725855"/>
    <w:rsid w:val="00725BAA"/>
    <w:rsid w:val="00725D98"/>
    <w:rsid w:val="00725DD5"/>
    <w:rsid w:val="00726178"/>
    <w:rsid w:val="00726255"/>
    <w:rsid w:val="0072688C"/>
    <w:rsid w:val="007268C3"/>
    <w:rsid w:val="007268ED"/>
    <w:rsid w:val="00726902"/>
    <w:rsid w:val="007269D4"/>
    <w:rsid w:val="00726AAC"/>
    <w:rsid w:val="00726AD3"/>
    <w:rsid w:val="00726CDE"/>
    <w:rsid w:val="00726F7A"/>
    <w:rsid w:val="00727185"/>
    <w:rsid w:val="00727487"/>
    <w:rsid w:val="007277CF"/>
    <w:rsid w:val="007277EC"/>
    <w:rsid w:val="007278BB"/>
    <w:rsid w:val="00727A49"/>
    <w:rsid w:val="00727BAD"/>
    <w:rsid w:val="00727BC2"/>
    <w:rsid w:val="00727CB3"/>
    <w:rsid w:val="00727E52"/>
    <w:rsid w:val="00727FB0"/>
    <w:rsid w:val="00730099"/>
    <w:rsid w:val="00730164"/>
    <w:rsid w:val="00730176"/>
    <w:rsid w:val="00730294"/>
    <w:rsid w:val="00730369"/>
    <w:rsid w:val="00730403"/>
    <w:rsid w:val="007307AC"/>
    <w:rsid w:val="00730817"/>
    <w:rsid w:val="007308CC"/>
    <w:rsid w:val="00731023"/>
    <w:rsid w:val="007311B5"/>
    <w:rsid w:val="007312AF"/>
    <w:rsid w:val="00731530"/>
    <w:rsid w:val="00731682"/>
    <w:rsid w:val="007316B9"/>
    <w:rsid w:val="007317C5"/>
    <w:rsid w:val="00731896"/>
    <w:rsid w:val="00731DE8"/>
    <w:rsid w:val="00731E1C"/>
    <w:rsid w:val="0073270E"/>
    <w:rsid w:val="007328A2"/>
    <w:rsid w:val="00732A57"/>
    <w:rsid w:val="00732EF4"/>
    <w:rsid w:val="00732F6C"/>
    <w:rsid w:val="00732FB7"/>
    <w:rsid w:val="00732FD2"/>
    <w:rsid w:val="00733051"/>
    <w:rsid w:val="00733171"/>
    <w:rsid w:val="007332F3"/>
    <w:rsid w:val="00733501"/>
    <w:rsid w:val="007336BD"/>
    <w:rsid w:val="007338F9"/>
    <w:rsid w:val="00733C5F"/>
    <w:rsid w:val="00733CAB"/>
    <w:rsid w:val="00733CB5"/>
    <w:rsid w:val="00733CF8"/>
    <w:rsid w:val="00733FE7"/>
    <w:rsid w:val="00734121"/>
    <w:rsid w:val="0073412A"/>
    <w:rsid w:val="007343B9"/>
    <w:rsid w:val="007346DB"/>
    <w:rsid w:val="007346FA"/>
    <w:rsid w:val="00734867"/>
    <w:rsid w:val="00734CCA"/>
    <w:rsid w:val="00734D97"/>
    <w:rsid w:val="00734EF1"/>
    <w:rsid w:val="00734F2C"/>
    <w:rsid w:val="00735014"/>
    <w:rsid w:val="0073520E"/>
    <w:rsid w:val="007352E2"/>
    <w:rsid w:val="00735566"/>
    <w:rsid w:val="00735633"/>
    <w:rsid w:val="0073572A"/>
    <w:rsid w:val="007358AD"/>
    <w:rsid w:val="00735DC9"/>
    <w:rsid w:val="00735E07"/>
    <w:rsid w:val="00735E0F"/>
    <w:rsid w:val="00736096"/>
    <w:rsid w:val="007360EC"/>
    <w:rsid w:val="0073614A"/>
    <w:rsid w:val="00736489"/>
    <w:rsid w:val="007365DF"/>
    <w:rsid w:val="007367A9"/>
    <w:rsid w:val="00736969"/>
    <w:rsid w:val="00736C0A"/>
    <w:rsid w:val="00736DFA"/>
    <w:rsid w:val="00736E30"/>
    <w:rsid w:val="007370EC"/>
    <w:rsid w:val="00737234"/>
    <w:rsid w:val="00737290"/>
    <w:rsid w:val="007372BD"/>
    <w:rsid w:val="007373A4"/>
    <w:rsid w:val="00737661"/>
    <w:rsid w:val="0073780F"/>
    <w:rsid w:val="00737BA4"/>
    <w:rsid w:val="00737FB3"/>
    <w:rsid w:val="00740067"/>
    <w:rsid w:val="00740127"/>
    <w:rsid w:val="0074038F"/>
    <w:rsid w:val="0074079B"/>
    <w:rsid w:val="007407A5"/>
    <w:rsid w:val="00740B2D"/>
    <w:rsid w:val="00740C8F"/>
    <w:rsid w:val="00741118"/>
    <w:rsid w:val="00741376"/>
    <w:rsid w:val="007413A2"/>
    <w:rsid w:val="00741596"/>
    <w:rsid w:val="00741785"/>
    <w:rsid w:val="00741849"/>
    <w:rsid w:val="0074197A"/>
    <w:rsid w:val="00741A9C"/>
    <w:rsid w:val="00741DCD"/>
    <w:rsid w:val="00741F02"/>
    <w:rsid w:val="00741FE8"/>
    <w:rsid w:val="00742036"/>
    <w:rsid w:val="00742088"/>
    <w:rsid w:val="007420BD"/>
    <w:rsid w:val="00742176"/>
    <w:rsid w:val="0074217E"/>
    <w:rsid w:val="00742583"/>
    <w:rsid w:val="007425A4"/>
    <w:rsid w:val="0074282B"/>
    <w:rsid w:val="0074286C"/>
    <w:rsid w:val="007428AA"/>
    <w:rsid w:val="00742A3F"/>
    <w:rsid w:val="00742E86"/>
    <w:rsid w:val="00742F12"/>
    <w:rsid w:val="00743107"/>
    <w:rsid w:val="00743121"/>
    <w:rsid w:val="0074314B"/>
    <w:rsid w:val="007432C5"/>
    <w:rsid w:val="007437B6"/>
    <w:rsid w:val="0074386B"/>
    <w:rsid w:val="00743A6D"/>
    <w:rsid w:val="00743BCE"/>
    <w:rsid w:val="00743D24"/>
    <w:rsid w:val="00744164"/>
    <w:rsid w:val="0074422D"/>
    <w:rsid w:val="007442C4"/>
    <w:rsid w:val="00744367"/>
    <w:rsid w:val="00744765"/>
    <w:rsid w:val="0074477F"/>
    <w:rsid w:val="00744801"/>
    <w:rsid w:val="0074486B"/>
    <w:rsid w:val="007448A1"/>
    <w:rsid w:val="007448DE"/>
    <w:rsid w:val="00744944"/>
    <w:rsid w:val="00744B06"/>
    <w:rsid w:val="00744B4B"/>
    <w:rsid w:val="00744E8C"/>
    <w:rsid w:val="00744F12"/>
    <w:rsid w:val="00744F47"/>
    <w:rsid w:val="00744F4F"/>
    <w:rsid w:val="00744F69"/>
    <w:rsid w:val="00745147"/>
    <w:rsid w:val="0074530C"/>
    <w:rsid w:val="007455BB"/>
    <w:rsid w:val="00745732"/>
    <w:rsid w:val="00745D46"/>
    <w:rsid w:val="00745FC9"/>
    <w:rsid w:val="007460C8"/>
    <w:rsid w:val="0074628D"/>
    <w:rsid w:val="00746310"/>
    <w:rsid w:val="007465C8"/>
    <w:rsid w:val="007465EA"/>
    <w:rsid w:val="00746602"/>
    <w:rsid w:val="00746987"/>
    <w:rsid w:val="00746B70"/>
    <w:rsid w:val="00746E0F"/>
    <w:rsid w:val="00746F06"/>
    <w:rsid w:val="00746FC0"/>
    <w:rsid w:val="0074718D"/>
    <w:rsid w:val="00747674"/>
    <w:rsid w:val="007476C3"/>
    <w:rsid w:val="00747750"/>
    <w:rsid w:val="007478E0"/>
    <w:rsid w:val="00747B72"/>
    <w:rsid w:val="00747D92"/>
    <w:rsid w:val="00747F5B"/>
    <w:rsid w:val="00750058"/>
    <w:rsid w:val="007501D5"/>
    <w:rsid w:val="00750372"/>
    <w:rsid w:val="007504B0"/>
    <w:rsid w:val="00750505"/>
    <w:rsid w:val="00750651"/>
    <w:rsid w:val="00750A25"/>
    <w:rsid w:val="00750C42"/>
    <w:rsid w:val="00750D79"/>
    <w:rsid w:val="00750D92"/>
    <w:rsid w:val="00750EF4"/>
    <w:rsid w:val="00751143"/>
    <w:rsid w:val="007511DC"/>
    <w:rsid w:val="00751867"/>
    <w:rsid w:val="007518BC"/>
    <w:rsid w:val="00751905"/>
    <w:rsid w:val="00751977"/>
    <w:rsid w:val="00751A76"/>
    <w:rsid w:val="00751E49"/>
    <w:rsid w:val="00751EDE"/>
    <w:rsid w:val="00752025"/>
    <w:rsid w:val="007520C5"/>
    <w:rsid w:val="007521C8"/>
    <w:rsid w:val="00752247"/>
    <w:rsid w:val="00752569"/>
    <w:rsid w:val="007525B0"/>
    <w:rsid w:val="00752854"/>
    <w:rsid w:val="00752957"/>
    <w:rsid w:val="00752AF6"/>
    <w:rsid w:val="00752C1E"/>
    <w:rsid w:val="007532D4"/>
    <w:rsid w:val="00753571"/>
    <w:rsid w:val="0075386D"/>
    <w:rsid w:val="007538D0"/>
    <w:rsid w:val="007539B7"/>
    <w:rsid w:val="00753CD4"/>
    <w:rsid w:val="0075400C"/>
    <w:rsid w:val="00754469"/>
    <w:rsid w:val="0075488C"/>
    <w:rsid w:val="007548AF"/>
    <w:rsid w:val="00754966"/>
    <w:rsid w:val="0075499D"/>
    <w:rsid w:val="007549BD"/>
    <w:rsid w:val="007549C3"/>
    <w:rsid w:val="00754A3C"/>
    <w:rsid w:val="00754A57"/>
    <w:rsid w:val="00754AE8"/>
    <w:rsid w:val="00754AF1"/>
    <w:rsid w:val="00754C92"/>
    <w:rsid w:val="0075525F"/>
    <w:rsid w:val="00755484"/>
    <w:rsid w:val="00755491"/>
    <w:rsid w:val="007555EF"/>
    <w:rsid w:val="00755610"/>
    <w:rsid w:val="007558AD"/>
    <w:rsid w:val="00755A99"/>
    <w:rsid w:val="00755C2D"/>
    <w:rsid w:val="00755E89"/>
    <w:rsid w:val="00755F58"/>
    <w:rsid w:val="007560D3"/>
    <w:rsid w:val="007561BA"/>
    <w:rsid w:val="00756446"/>
    <w:rsid w:val="00756530"/>
    <w:rsid w:val="0075655C"/>
    <w:rsid w:val="00756CA1"/>
    <w:rsid w:val="00756DFA"/>
    <w:rsid w:val="00756E39"/>
    <w:rsid w:val="00756EE7"/>
    <w:rsid w:val="00756FC7"/>
    <w:rsid w:val="00757100"/>
    <w:rsid w:val="00757110"/>
    <w:rsid w:val="0075747D"/>
    <w:rsid w:val="00757642"/>
    <w:rsid w:val="007576DA"/>
    <w:rsid w:val="007579A5"/>
    <w:rsid w:val="00757A99"/>
    <w:rsid w:val="00757F5D"/>
    <w:rsid w:val="00757FA9"/>
    <w:rsid w:val="00760004"/>
    <w:rsid w:val="0076033E"/>
    <w:rsid w:val="00760418"/>
    <w:rsid w:val="00760449"/>
    <w:rsid w:val="007604CD"/>
    <w:rsid w:val="007605F2"/>
    <w:rsid w:val="007607CE"/>
    <w:rsid w:val="007607E7"/>
    <w:rsid w:val="00760833"/>
    <w:rsid w:val="0076085D"/>
    <w:rsid w:val="00760935"/>
    <w:rsid w:val="00760991"/>
    <w:rsid w:val="00760C26"/>
    <w:rsid w:val="00760CFD"/>
    <w:rsid w:val="00760D50"/>
    <w:rsid w:val="00760F29"/>
    <w:rsid w:val="0076111E"/>
    <w:rsid w:val="007612B9"/>
    <w:rsid w:val="007612E8"/>
    <w:rsid w:val="007613A0"/>
    <w:rsid w:val="0076140F"/>
    <w:rsid w:val="00761504"/>
    <w:rsid w:val="00761570"/>
    <w:rsid w:val="00761713"/>
    <w:rsid w:val="007618FB"/>
    <w:rsid w:val="00761984"/>
    <w:rsid w:val="00761ABC"/>
    <w:rsid w:val="00761B2E"/>
    <w:rsid w:val="00761B42"/>
    <w:rsid w:val="00761BC7"/>
    <w:rsid w:val="00761BD7"/>
    <w:rsid w:val="00762000"/>
    <w:rsid w:val="0076218A"/>
    <w:rsid w:val="007621AB"/>
    <w:rsid w:val="0076221E"/>
    <w:rsid w:val="00762222"/>
    <w:rsid w:val="0076223B"/>
    <w:rsid w:val="0076233C"/>
    <w:rsid w:val="00762574"/>
    <w:rsid w:val="007626DC"/>
    <w:rsid w:val="007628D4"/>
    <w:rsid w:val="00762957"/>
    <w:rsid w:val="007629CC"/>
    <w:rsid w:val="00762C40"/>
    <w:rsid w:val="00762C6F"/>
    <w:rsid w:val="00762FF1"/>
    <w:rsid w:val="00763026"/>
    <w:rsid w:val="007633F2"/>
    <w:rsid w:val="007634FD"/>
    <w:rsid w:val="007635B0"/>
    <w:rsid w:val="00763656"/>
    <w:rsid w:val="00763886"/>
    <w:rsid w:val="00763A6B"/>
    <w:rsid w:val="00763B5B"/>
    <w:rsid w:val="00763C67"/>
    <w:rsid w:val="00763CFB"/>
    <w:rsid w:val="00764087"/>
    <w:rsid w:val="00764320"/>
    <w:rsid w:val="00764416"/>
    <w:rsid w:val="00764478"/>
    <w:rsid w:val="007645EE"/>
    <w:rsid w:val="00764628"/>
    <w:rsid w:val="00764702"/>
    <w:rsid w:val="00764859"/>
    <w:rsid w:val="00764991"/>
    <w:rsid w:val="00764AFD"/>
    <w:rsid w:val="00764DA5"/>
    <w:rsid w:val="00764F9B"/>
    <w:rsid w:val="00764FEE"/>
    <w:rsid w:val="0076526E"/>
    <w:rsid w:val="0076566A"/>
    <w:rsid w:val="0076568B"/>
    <w:rsid w:val="007656BB"/>
    <w:rsid w:val="00765903"/>
    <w:rsid w:val="00765A31"/>
    <w:rsid w:val="00765A52"/>
    <w:rsid w:val="00765CA4"/>
    <w:rsid w:val="00765F71"/>
    <w:rsid w:val="00765F9E"/>
    <w:rsid w:val="00765FC0"/>
    <w:rsid w:val="0076620A"/>
    <w:rsid w:val="00766274"/>
    <w:rsid w:val="00766275"/>
    <w:rsid w:val="007663FE"/>
    <w:rsid w:val="007664FD"/>
    <w:rsid w:val="00766702"/>
    <w:rsid w:val="007669C6"/>
    <w:rsid w:val="00766A01"/>
    <w:rsid w:val="00766A36"/>
    <w:rsid w:val="00766EC2"/>
    <w:rsid w:val="00766F1B"/>
    <w:rsid w:val="007674A5"/>
    <w:rsid w:val="0076764A"/>
    <w:rsid w:val="007676D1"/>
    <w:rsid w:val="007676D7"/>
    <w:rsid w:val="0076789E"/>
    <w:rsid w:val="0076795C"/>
    <w:rsid w:val="00767AB4"/>
    <w:rsid w:val="00767ABA"/>
    <w:rsid w:val="00767C1B"/>
    <w:rsid w:val="00767CA4"/>
    <w:rsid w:val="00767FBF"/>
    <w:rsid w:val="0077001F"/>
    <w:rsid w:val="00770088"/>
    <w:rsid w:val="00770132"/>
    <w:rsid w:val="0077044B"/>
    <w:rsid w:val="007704A1"/>
    <w:rsid w:val="00770627"/>
    <w:rsid w:val="007706B9"/>
    <w:rsid w:val="007708F5"/>
    <w:rsid w:val="00770A51"/>
    <w:rsid w:val="00770C58"/>
    <w:rsid w:val="00770F22"/>
    <w:rsid w:val="007710E8"/>
    <w:rsid w:val="007711FD"/>
    <w:rsid w:val="007713B3"/>
    <w:rsid w:val="0077150E"/>
    <w:rsid w:val="0077154F"/>
    <w:rsid w:val="007715B0"/>
    <w:rsid w:val="00771630"/>
    <w:rsid w:val="0077170E"/>
    <w:rsid w:val="00771724"/>
    <w:rsid w:val="007717DA"/>
    <w:rsid w:val="00771A6A"/>
    <w:rsid w:val="00771BFC"/>
    <w:rsid w:val="00771E9C"/>
    <w:rsid w:val="00771E9F"/>
    <w:rsid w:val="00771EF6"/>
    <w:rsid w:val="00771FE3"/>
    <w:rsid w:val="007726A4"/>
    <w:rsid w:val="007728E4"/>
    <w:rsid w:val="007729A2"/>
    <w:rsid w:val="00772A92"/>
    <w:rsid w:val="00772D3B"/>
    <w:rsid w:val="00772E93"/>
    <w:rsid w:val="00772FC3"/>
    <w:rsid w:val="00773048"/>
    <w:rsid w:val="007734D4"/>
    <w:rsid w:val="007735D5"/>
    <w:rsid w:val="007736C0"/>
    <w:rsid w:val="00773881"/>
    <w:rsid w:val="00773A1C"/>
    <w:rsid w:val="00773A56"/>
    <w:rsid w:val="00773B00"/>
    <w:rsid w:val="00773B3D"/>
    <w:rsid w:val="00773B75"/>
    <w:rsid w:val="00773BD2"/>
    <w:rsid w:val="00773C26"/>
    <w:rsid w:val="00773D0E"/>
    <w:rsid w:val="00773DBC"/>
    <w:rsid w:val="00773DC4"/>
    <w:rsid w:val="00773F7A"/>
    <w:rsid w:val="00773F93"/>
    <w:rsid w:val="00773FC3"/>
    <w:rsid w:val="007745BB"/>
    <w:rsid w:val="007747CD"/>
    <w:rsid w:val="00774AE5"/>
    <w:rsid w:val="00774B22"/>
    <w:rsid w:val="00774C3F"/>
    <w:rsid w:val="00774CFD"/>
    <w:rsid w:val="00775059"/>
    <w:rsid w:val="007751EF"/>
    <w:rsid w:val="007754FE"/>
    <w:rsid w:val="0077581F"/>
    <w:rsid w:val="0077592A"/>
    <w:rsid w:val="00775A56"/>
    <w:rsid w:val="00775CB6"/>
    <w:rsid w:val="00775E50"/>
    <w:rsid w:val="00775E87"/>
    <w:rsid w:val="00775ED9"/>
    <w:rsid w:val="00775F5C"/>
    <w:rsid w:val="00775F6B"/>
    <w:rsid w:val="00776150"/>
    <w:rsid w:val="007761F9"/>
    <w:rsid w:val="0077628D"/>
    <w:rsid w:val="00776366"/>
    <w:rsid w:val="0077637A"/>
    <w:rsid w:val="0077659B"/>
    <w:rsid w:val="0077676E"/>
    <w:rsid w:val="00776781"/>
    <w:rsid w:val="007769FD"/>
    <w:rsid w:val="00776A29"/>
    <w:rsid w:val="00776ADC"/>
    <w:rsid w:val="00776BE0"/>
    <w:rsid w:val="00776CCB"/>
    <w:rsid w:val="00776D95"/>
    <w:rsid w:val="00776EA6"/>
    <w:rsid w:val="00776FD6"/>
    <w:rsid w:val="00777A70"/>
    <w:rsid w:val="00777E15"/>
    <w:rsid w:val="00777E2A"/>
    <w:rsid w:val="00777E8D"/>
    <w:rsid w:val="00777EA9"/>
    <w:rsid w:val="00777F60"/>
    <w:rsid w:val="0078000F"/>
    <w:rsid w:val="0078027A"/>
    <w:rsid w:val="007803E3"/>
    <w:rsid w:val="007806CD"/>
    <w:rsid w:val="00780B84"/>
    <w:rsid w:val="00780D36"/>
    <w:rsid w:val="00780DDA"/>
    <w:rsid w:val="00781063"/>
    <w:rsid w:val="007811C4"/>
    <w:rsid w:val="0078121F"/>
    <w:rsid w:val="00781415"/>
    <w:rsid w:val="0078147C"/>
    <w:rsid w:val="007814C1"/>
    <w:rsid w:val="0078151B"/>
    <w:rsid w:val="00781559"/>
    <w:rsid w:val="0078160C"/>
    <w:rsid w:val="007817A1"/>
    <w:rsid w:val="007817AB"/>
    <w:rsid w:val="007817D8"/>
    <w:rsid w:val="00781920"/>
    <w:rsid w:val="00781BBB"/>
    <w:rsid w:val="00781C0F"/>
    <w:rsid w:val="00781C9D"/>
    <w:rsid w:val="00781E64"/>
    <w:rsid w:val="00781FDF"/>
    <w:rsid w:val="007822E7"/>
    <w:rsid w:val="0078251B"/>
    <w:rsid w:val="007825E3"/>
    <w:rsid w:val="00782605"/>
    <w:rsid w:val="007827C9"/>
    <w:rsid w:val="0078289B"/>
    <w:rsid w:val="007828D6"/>
    <w:rsid w:val="00782905"/>
    <w:rsid w:val="00782BCD"/>
    <w:rsid w:val="00782D8A"/>
    <w:rsid w:val="00782DE4"/>
    <w:rsid w:val="00782F69"/>
    <w:rsid w:val="00782FDB"/>
    <w:rsid w:val="0078304A"/>
    <w:rsid w:val="00783123"/>
    <w:rsid w:val="007831BF"/>
    <w:rsid w:val="00783513"/>
    <w:rsid w:val="007835E3"/>
    <w:rsid w:val="007836FF"/>
    <w:rsid w:val="007837EA"/>
    <w:rsid w:val="00783812"/>
    <w:rsid w:val="0078383C"/>
    <w:rsid w:val="00783908"/>
    <w:rsid w:val="00783961"/>
    <w:rsid w:val="00783AB1"/>
    <w:rsid w:val="00783AD7"/>
    <w:rsid w:val="00783E41"/>
    <w:rsid w:val="0078412A"/>
    <w:rsid w:val="007842E1"/>
    <w:rsid w:val="007843B8"/>
    <w:rsid w:val="0078475F"/>
    <w:rsid w:val="0078479E"/>
    <w:rsid w:val="00784982"/>
    <w:rsid w:val="007849C2"/>
    <w:rsid w:val="00784C41"/>
    <w:rsid w:val="00784D34"/>
    <w:rsid w:val="00784EF8"/>
    <w:rsid w:val="0078501C"/>
    <w:rsid w:val="00785512"/>
    <w:rsid w:val="00785653"/>
    <w:rsid w:val="007858C5"/>
    <w:rsid w:val="00785C0D"/>
    <w:rsid w:val="00785D00"/>
    <w:rsid w:val="00785DA8"/>
    <w:rsid w:val="00785EF9"/>
    <w:rsid w:val="00785F31"/>
    <w:rsid w:val="00785FA5"/>
    <w:rsid w:val="0078609D"/>
    <w:rsid w:val="00786102"/>
    <w:rsid w:val="007862A3"/>
    <w:rsid w:val="007864A7"/>
    <w:rsid w:val="007866BF"/>
    <w:rsid w:val="00786921"/>
    <w:rsid w:val="00786B4C"/>
    <w:rsid w:val="00786C01"/>
    <w:rsid w:val="00786C17"/>
    <w:rsid w:val="00786C25"/>
    <w:rsid w:val="00786F2E"/>
    <w:rsid w:val="00786F66"/>
    <w:rsid w:val="00786FDF"/>
    <w:rsid w:val="00786FFD"/>
    <w:rsid w:val="00787022"/>
    <w:rsid w:val="00787105"/>
    <w:rsid w:val="0078719F"/>
    <w:rsid w:val="007873BC"/>
    <w:rsid w:val="00787720"/>
    <w:rsid w:val="007879BF"/>
    <w:rsid w:val="00787F41"/>
    <w:rsid w:val="0079008D"/>
    <w:rsid w:val="007902CA"/>
    <w:rsid w:val="00790368"/>
    <w:rsid w:val="007903FB"/>
    <w:rsid w:val="007905FE"/>
    <w:rsid w:val="007906D7"/>
    <w:rsid w:val="0079072C"/>
    <w:rsid w:val="0079092C"/>
    <w:rsid w:val="00790A01"/>
    <w:rsid w:val="00790A3D"/>
    <w:rsid w:val="00790A94"/>
    <w:rsid w:val="00790C7D"/>
    <w:rsid w:val="00790D58"/>
    <w:rsid w:val="00790E13"/>
    <w:rsid w:val="00791082"/>
    <w:rsid w:val="0079108D"/>
    <w:rsid w:val="0079122B"/>
    <w:rsid w:val="007917BD"/>
    <w:rsid w:val="00791903"/>
    <w:rsid w:val="00791A62"/>
    <w:rsid w:val="00791C04"/>
    <w:rsid w:val="00791C74"/>
    <w:rsid w:val="00791CC7"/>
    <w:rsid w:val="00791EF0"/>
    <w:rsid w:val="007921AD"/>
    <w:rsid w:val="007921FD"/>
    <w:rsid w:val="00792440"/>
    <w:rsid w:val="00792705"/>
    <w:rsid w:val="00792996"/>
    <w:rsid w:val="007929DA"/>
    <w:rsid w:val="00792A59"/>
    <w:rsid w:val="00792A9D"/>
    <w:rsid w:val="00792B30"/>
    <w:rsid w:val="00792CA9"/>
    <w:rsid w:val="00792EC0"/>
    <w:rsid w:val="00792FD0"/>
    <w:rsid w:val="0079323E"/>
    <w:rsid w:val="0079328D"/>
    <w:rsid w:val="007932A2"/>
    <w:rsid w:val="00793425"/>
    <w:rsid w:val="0079344E"/>
    <w:rsid w:val="00793485"/>
    <w:rsid w:val="007937CF"/>
    <w:rsid w:val="0079387C"/>
    <w:rsid w:val="00793BB8"/>
    <w:rsid w:val="00793C5A"/>
    <w:rsid w:val="00793E4C"/>
    <w:rsid w:val="007940FC"/>
    <w:rsid w:val="00794355"/>
    <w:rsid w:val="00794405"/>
    <w:rsid w:val="0079449F"/>
    <w:rsid w:val="0079455F"/>
    <w:rsid w:val="00794565"/>
    <w:rsid w:val="00794720"/>
    <w:rsid w:val="00794B14"/>
    <w:rsid w:val="00794C33"/>
    <w:rsid w:val="00794E19"/>
    <w:rsid w:val="00794F22"/>
    <w:rsid w:val="00794F54"/>
    <w:rsid w:val="00794F9C"/>
    <w:rsid w:val="007951D7"/>
    <w:rsid w:val="00795225"/>
    <w:rsid w:val="00795364"/>
    <w:rsid w:val="007954E9"/>
    <w:rsid w:val="00795AA0"/>
    <w:rsid w:val="00795B52"/>
    <w:rsid w:val="00795D17"/>
    <w:rsid w:val="00795F17"/>
    <w:rsid w:val="00796084"/>
    <w:rsid w:val="00796179"/>
    <w:rsid w:val="007961EB"/>
    <w:rsid w:val="00796352"/>
    <w:rsid w:val="00796441"/>
    <w:rsid w:val="007964CB"/>
    <w:rsid w:val="007964CC"/>
    <w:rsid w:val="00796613"/>
    <w:rsid w:val="0079662E"/>
    <w:rsid w:val="00796752"/>
    <w:rsid w:val="0079688C"/>
    <w:rsid w:val="0079694E"/>
    <w:rsid w:val="007969FD"/>
    <w:rsid w:val="00796BC9"/>
    <w:rsid w:val="00796BCF"/>
    <w:rsid w:val="00796F55"/>
    <w:rsid w:val="00796FB4"/>
    <w:rsid w:val="007970C5"/>
    <w:rsid w:val="00797234"/>
    <w:rsid w:val="007972E8"/>
    <w:rsid w:val="007974EE"/>
    <w:rsid w:val="00797623"/>
    <w:rsid w:val="007979FD"/>
    <w:rsid w:val="00797AD4"/>
    <w:rsid w:val="007A0066"/>
    <w:rsid w:val="007A00FE"/>
    <w:rsid w:val="007A0276"/>
    <w:rsid w:val="007A0505"/>
    <w:rsid w:val="007A052C"/>
    <w:rsid w:val="007A091C"/>
    <w:rsid w:val="007A097D"/>
    <w:rsid w:val="007A09A4"/>
    <w:rsid w:val="007A09B0"/>
    <w:rsid w:val="007A0A0B"/>
    <w:rsid w:val="007A1031"/>
    <w:rsid w:val="007A103A"/>
    <w:rsid w:val="007A1145"/>
    <w:rsid w:val="007A1530"/>
    <w:rsid w:val="007A17FF"/>
    <w:rsid w:val="007A1C6A"/>
    <w:rsid w:val="007A1FCC"/>
    <w:rsid w:val="007A203C"/>
    <w:rsid w:val="007A2168"/>
    <w:rsid w:val="007A25D1"/>
    <w:rsid w:val="007A29AB"/>
    <w:rsid w:val="007A2C11"/>
    <w:rsid w:val="007A2CB8"/>
    <w:rsid w:val="007A2D34"/>
    <w:rsid w:val="007A2E14"/>
    <w:rsid w:val="007A2E26"/>
    <w:rsid w:val="007A2ED3"/>
    <w:rsid w:val="007A2FBC"/>
    <w:rsid w:val="007A3133"/>
    <w:rsid w:val="007A3135"/>
    <w:rsid w:val="007A32CF"/>
    <w:rsid w:val="007A3548"/>
    <w:rsid w:val="007A36F7"/>
    <w:rsid w:val="007A37FA"/>
    <w:rsid w:val="007A3817"/>
    <w:rsid w:val="007A394D"/>
    <w:rsid w:val="007A394F"/>
    <w:rsid w:val="007A3971"/>
    <w:rsid w:val="007A3984"/>
    <w:rsid w:val="007A3A8C"/>
    <w:rsid w:val="007A3C8D"/>
    <w:rsid w:val="007A3EFE"/>
    <w:rsid w:val="007A40A8"/>
    <w:rsid w:val="007A42C7"/>
    <w:rsid w:val="007A435A"/>
    <w:rsid w:val="007A43B7"/>
    <w:rsid w:val="007A444A"/>
    <w:rsid w:val="007A4475"/>
    <w:rsid w:val="007A44C6"/>
    <w:rsid w:val="007A46C3"/>
    <w:rsid w:val="007A4702"/>
    <w:rsid w:val="007A493A"/>
    <w:rsid w:val="007A49EF"/>
    <w:rsid w:val="007A4B3D"/>
    <w:rsid w:val="007A4C4E"/>
    <w:rsid w:val="007A4D47"/>
    <w:rsid w:val="007A4FCC"/>
    <w:rsid w:val="007A519D"/>
    <w:rsid w:val="007A51A2"/>
    <w:rsid w:val="007A5225"/>
    <w:rsid w:val="007A53A5"/>
    <w:rsid w:val="007A5603"/>
    <w:rsid w:val="007A589A"/>
    <w:rsid w:val="007A5935"/>
    <w:rsid w:val="007A5CE2"/>
    <w:rsid w:val="007A5E74"/>
    <w:rsid w:val="007A5EA1"/>
    <w:rsid w:val="007A602D"/>
    <w:rsid w:val="007A6087"/>
    <w:rsid w:val="007A61FC"/>
    <w:rsid w:val="007A6400"/>
    <w:rsid w:val="007A6530"/>
    <w:rsid w:val="007A65F8"/>
    <w:rsid w:val="007A6627"/>
    <w:rsid w:val="007A67C8"/>
    <w:rsid w:val="007A67D1"/>
    <w:rsid w:val="007A682C"/>
    <w:rsid w:val="007A6A9B"/>
    <w:rsid w:val="007A6BE8"/>
    <w:rsid w:val="007A6F84"/>
    <w:rsid w:val="007A71E7"/>
    <w:rsid w:val="007A7202"/>
    <w:rsid w:val="007A7357"/>
    <w:rsid w:val="007A7530"/>
    <w:rsid w:val="007A75BC"/>
    <w:rsid w:val="007A7F4D"/>
    <w:rsid w:val="007B0044"/>
    <w:rsid w:val="007B0126"/>
    <w:rsid w:val="007B014B"/>
    <w:rsid w:val="007B02C1"/>
    <w:rsid w:val="007B02C5"/>
    <w:rsid w:val="007B03D0"/>
    <w:rsid w:val="007B049E"/>
    <w:rsid w:val="007B04A3"/>
    <w:rsid w:val="007B0760"/>
    <w:rsid w:val="007B09DF"/>
    <w:rsid w:val="007B0C53"/>
    <w:rsid w:val="007B0CD2"/>
    <w:rsid w:val="007B0EA9"/>
    <w:rsid w:val="007B0F4F"/>
    <w:rsid w:val="007B0FC2"/>
    <w:rsid w:val="007B1018"/>
    <w:rsid w:val="007B10B0"/>
    <w:rsid w:val="007B147A"/>
    <w:rsid w:val="007B149A"/>
    <w:rsid w:val="007B1597"/>
    <w:rsid w:val="007B1625"/>
    <w:rsid w:val="007B19B8"/>
    <w:rsid w:val="007B1AA1"/>
    <w:rsid w:val="007B1CB8"/>
    <w:rsid w:val="007B1E2F"/>
    <w:rsid w:val="007B2000"/>
    <w:rsid w:val="007B20C3"/>
    <w:rsid w:val="007B2113"/>
    <w:rsid w:val="007B2289"/>
    <w:rsid w:val="007B23A5"/>
    <w:rsid w:val="007B23A6"/>
    <w:rsid w:val="007B242C"/>
    <w:rsid w:val="007B2627"/>
    <w:rsid w:val="007B275F"/>
    <w:rsid w:val="007B277C"/>
    <w:rsid w:val="007B2949"/>
    <w:rsid w:val="007B2AA6"/>
    <w:rsid w:val="007B2AC4"/>
    <w:rsid w:val="007B2C00"/>
    <w:rsid w:val="007B2D2E"/>
    <w:rsid w:val="007B2D40"/>
    <w:rsid w:val="007B2DC9"/>
    <w:rsid w:val="007B30C8"/>
    <w:rsid w:val="007B3104"/>
    <w:rsid w:val="007B32B5"/>
    <w:rsid w:val="007B3423"/>
    <w:rsid w:val="007B347C"/>
    <w:rsid w:val="007B34C2"/>
    <w:rsid w:val="007B35FE"/>
    <w:rsid w:val="007B3610"/>
    <w:rsid w:val="007B3B0F"/>
    <w:rsid w:val="007B3D1B"/>
    <w:rsid w:val="007B3E4F"/>
    <w:rsid w:val="007B4059"/>
    <w:rsid w:val="007B4174"/>
    <w:rsid w:val="007B42DD"/>
    <w:rsid w:val="007B45A2"/>
    <w:rsid w:val="007B4660"/>
    <w:rsid w:val="007B4672"/>
    <w:rsid w:val="007B47A6"/>
    <w:rsid w:val="007B47ED"/>
    <w:rsid w:val="007B48CC"/>
    <w:rsid w:val="007B4956"/>
    <w:rsid w:val="007B4A9C"/>
    <w:rsid w:val="007B4B0D"/>
    <w:rsid w:val="007B4F01"/>
    <w:rsid w:val="007B5109"/>
    <w:rsid w:val="007B5126"/>
    <w:rsid w:val="007B5176"/>
    <w:rsid w:val="007B51BE"/>
    <w:rsid w:val="007B51DC"/>
    <w:rsid w:val="007B5298"/>
    <w:rsid w:val="007B5470"/>
    <w:rsid w:val="007B54B6"/>
    <w:rsid w:val="007B54FA"/>
    <w:rsid w:val="007B5707"/>
    <w:rsid w:val="007B5786"/>
    <w:rsid w:val="007B57DB"/>
    <w:rsid w:val="007B57DE"/>
    <w:rsid w:val="007B5A08"/>
    <w:rsid w:val="007B5A16"/>
    <w:rsid w:val="007B5A2A"/>
    <w:rsid w:val="007B5AD5"/>
    <w:rsid w:val="007B5B86"/>
    <w:rsid w:val="007B5C59"/>
    <w:rsid w:val="007B5C84"/>
    <w:rsid w:val="007B5D5A"/>
    <w:rsid w:val="007B5D80"/>
    <w:rsid w:val="007B5E69"/>
    <w:rsid w:val="007B5E6C"/>
    <w:rsid w:val="007B5E90"/>
    <w:rsid w:val="007B620B"/>
    <w:rsid w:val="007B656D"/>
    <w:rsid w:val="007B65AC"/>
    <w:rsid w:val="007B6626"/>
    <w:rsid w:val="007B6803"/>
    <w:rsid w:val="007B6951"/>
    <w:rsid w:val="007B6964"/>
    <w:rsid w:val="007B6A8F"/>
    <w:rsid w:val="007B6CA7"/>
    <w:rsid w:val="007B6DA6"/>
    <w:rsid w:val="007B6EB5"/>
    <w:rsid w:val="007B6F07"/>
    <w:rsid w:val="007B6F5E"/>
    <w:rsid w:val="007B6FCA"/>
    <w:rsid w:val="007B7362"/>
    <w:rsid w:val="007B73D5"/>
    <w:rsid w:val="007B744F"/>
    <w:rsid w:val="007B76BB"/>
    <w:rsid w:val="007B77E5"/>
    <w:rsid w:val="007B7809"/>
    <w:rsid w:val="007B7931"/>
    <w:rsid w:val="007B796A"/>
    <w:rsid w:val="007B7ECE"/>
    <w:rsid w:val="007C001B"/>
    <w:rsid w:val="007C0231"/>
    <w:rsid w:val="007C024C"/>
    <w:rsid w:val="007C030A"/>
    <w:rsid w:val="007C0618"/>
    <w:rsid w:val="007C06E4"/>
    <w:rsid w:val="007C0703"/>
    <w:rsid w:val="007C07A8"/>
    <w:rsid w:val="007C0C00"/>
    <w:rsid w:val="007C0CD9"/>
    <w:rsid w:val="007C0E28"/>
    <w:rsid w:val="007C0FEB"/>
    <w:rsid w:val="007C111D"/>
    <w:rsid w:val="007C1180"/>
    <w:rsid w:val="007C124A"/>
    <w:rsid w:val="007C147A"/>
    <w:rsid w:val="007C1512"/>
    <w:rsid w:val="007C157F"/>
    <w:rsid w:val="007C15BB"/>
    <w:rsid w:val="007C1B77"/>
    <w:rsid w:val="007C1BE8"/>
    <w:rsid w:val="007C1C43"/>
    <w:rsid w:val="007C1C8C"/>
    <w:rsid w:val="007C1D73"/>
    <w:rsid w:val="007C1E60"/>
    <w:rsid w:val="007C1FE8"/>
    <w:rsid w:val="007C233D"/>
    <w:rsid w:val="007C23E3"/>
    <w:rsid w:val="007C2613"/>
    <w:rsid w:val="007C26A0"/>
    <w:rsid w:val="007C26AC"/>
    <w:rsid w:val="007C307D"/>
    <w:rsid w:val="007C30F4"/>
    <w:rsid w:val="007C3152"/>
    <w:rsid w:val="007C3217"/>
    <w:rsid w:val="007C345C"/>
    <w:rsid w:val="007C3489"/>
    <w:rsid w:val="007C3673"/>
    <w:rsid w:val="007C36E9"/>
    <w:rsid w:val="007C37AC"/>
    <w:rsid w:val="007C38F1"/>
    <w:rsid w:val="007C3A3D"/>
    <w:rsid w:val="007C3AEA"/>
    <w:rsid w:val="007C3C79"/>
    <w:rsid w:val="007C3D41"/>
    <w:rsid w:val="007C3D83"/>
    <w:rsid w:val="007C3FA5"/>
    <w:rsid w:val="007C3FE2"/>
    <w:rsid w:val="007C41AC"/>
    <w:rsid w:val="007C42E1"/>
    <w:rsid w:val="007C430C"/>
    <w:rsid w:val="007C4350"/>
    <w:rsid w:val="007C4423"/>
    <w:rsid w:val="007C45C3"/>
    <w:rsid w:val="007C461D"/>
    <w:rsid w:val="007C48D7"/>
    <w:rsid w:val="007C491C"/>
    <w:rsid w:val="007C4A48"/>
    <w:rsid w:val="007C4A4A"/>
    <w:rsid w:val="007C4B21"/>
    <w:rsid w:val="007C5125"/>
    <w:rsid w:val="007C514B"/>
    <w:rsid w:val="007C52BF"/>
    <w:rsid w:val="007C54EE"/>
    <w:rsid w:val="007C552A"/>
    <w:rsid w:val="007C5540"/>
    <w:rsid w:val="007C5559"/>
    <w:rsid w:val="007C5654"/>
    <w:rsid w:val="007C57CF"/>
    <w:rsid w:val="007C581E"/>
    <w:rsid w:val="007C5C4E"/>
    <w:rsid w:val="007C6398"/>
    <w:rsid w:val="007C67B1"/>
    <w:rsid w:val="007C67F2"/>
    <w:rsid w:val="007C6A78"/>
    <w:rsid w:val="007C6C5F"/>
    <w:rsid w:val="007C6F31"/>
    <w:rsid w:val="007C6F5B"/>
    <w:rsid w:val="007C711C"/>
    <w:rsid w:val="007C7346"/>
    <w:rsid w:val="007C7408"/>
    <w:rsid w:val="007C74C8"/>
    <w:rsid w:val="007C7834"/>
    <w:rsid w:val="007C78E8"/>
    <w:rsid w:val="007C7A80"/>
    <w:rsid w:val="007C7BA7"/>
    <w:rsid w:val="007C7EA5"/>
    <w:rsid w:val="007C7F84"/>
    <w:rsid w:val="007D04BD"/>
    <w:rsid w:val="007D06D6"/>
    <w:rsid w:val="007D0718"/>
    <w:rsid w:val="007D0733"/>
    <w:rsid w:val="007D07A3"/>
    <w:rsid w:val="007D082F"/>
    <w:rsid w:val="007D0A43"/>
    <w:rsid w:val="007D0A7F"/>
    <w:rsid w:val="007D0DC2"/>
    <w:rsid w:val="007D0FF6"/>
    <w:rsid w:val="007D10DF"/>
    <w:rsid w:val="007D124E"/>
    <w:rsid w:val="007D1447"/>
    <w:rsid w:val="007D1474"/>
    <w:rsid w:val="007D172A"/>
    <w:rsid w:val="007D1984"/>
    <w:rsid w:val="007D1B9E"/>
    <w:rsid w:val="007D1CF8"/>
    <w:rsid w:val="007D1D7F"/>
    <w:rsid w:val="007D1F8A"/>
    <w:rsid w:val="007D1F8E"/>
    <w:rsid w:val="007D208B"/>
    <w:rsid w:val="007D219B"/>
    <w:rsid w:val="007D22C1"/>
    <w:rsid w:val="007D2332"/>
    <w:rsid w:val="007D2410"/>
    <w:rsid w:val="007D2772"/>
    <w:rsid w:val="007D2C2C"/>
    <w:rsid w:val="007D2C86"/>
    <w:rsid w:val="007D2C9E"/>
    <w:rsid w:val="007D2F7B"/>
    <w:rsid w:val="007D30E7"/>
    <w:rsid w:val="007D31F3"/>
    <w:rsid w:val="007D31FF"/>
    <w:rsid w:val="007D3228"/>
    <w:rsid w:val="007D3393"/>
    <w:rsid w:val="007D3413"/>
    <w:rsid w:val="007D344A"/>
    <w:rsid w:val="007D37A0"/>
    <w:rsid w:val="007D37A3"/>
    <w:rsid w:val="007D3BA5"/>
    <w:rsid w:val="007D3BD2"/>
    <w:rsid w:val="007D3C1A"/>
    <w:rsid w:val="007D3C3F"/>
    <w:rsid w:val="007D3DC7"/>
    <w:rsid w:val="007D3E08"/>
    <w:rsid w:val="007D41E7"/>
    <w:rsid w:val="007D41F0"/>
    <w:rsid w:val="007D4242"/>
    <w:rsid w:val="007D42B1"/>
    <w:rsid w:val="007D42F3"/>
    <w:rsid w:val="007D43EA"/>
    <w:rsid w:val="007D4472"/>
    <w:rsid w:val="007D4498"/>
    <w:rsid w:val="007D4667"/>
    <w:rsid w:val="007D470B"/>
    <w:rsid w:val="007D487C"/>
    <w:rsid w:val="007D48F6"/>
    <w:rsid w:val="007D4C01"/>
    <w:rsid w:val="007D4CC5"/>
    <w:rsid w:val="007D4CFA"/>
    <w:rsid w:val="007D4E65"/>
    <w:rsid w:val="007D4EE1"/>
    <w:rsid w:val="007D518B"/>
    <w:rsid w:val="007D51A9"/>
    <w:rsid w:val="007D52B9"/>
    <w:rsid w:val="007D5390"/>
    <w:rsid w:val="007D5441"/>
    <w:rsid w:val="007D5444"/>
    <w:rsid w:val="007D5626"/>
    <w:rsid w:val="007D5645"/>
    <w:rsid w:val="007D58FF"/>
    <w:rsid w:val="007D590D"/>
    <w:rsid w:val="007D5C70"/>
    <w:rsid w:val="007D5E60"/>
    <w:rsid w:val="007D61AE"/>
    <w:rsid w:val="007D61C8"/>
    <w:rsid w:val="007D6351"/>
    <w:rsid w:val="007D689E"/>
    <w:rsid w:val="007D68EB"/>
    <w:rsid w:val="007D6C24"/>
    <w:rsid w:val="007D6D93"/>
    <w:rsid w:val="007D6ED3"/>
    <w:rsid w:val="007D6F74"/>
    <w:rsid w:val="007D7092"/>
    <w:rsid w:val="007D715B"/>
    <w:rsid w:val="007D7502"/>
    <w:rsid w:val="007D769D"/>
    <w:rsid w:val="007D7754"/>
    <w:rsid w:val="007D7B34"/>
    <w:rsid w:val="007D7C8F"/>
    <w:rsid w:val="007D7D80"/>
    <w:rsid w:val="007D7FE0"/>
    <w:rsid w:val="007E0028"/>
    <w:rsid w:val="007E027D"/>
    <w:rsid w:val="007E06B6"/>
    <w:rsid w:val="007E07A2"/>
    <w:rsid w:val="007E081D"/>
    <w:rsid w:val="007E08BE"/>
    <w:rsid w:val="007E099A"/>
    <w:rsid w:val="007E0A32"/>
    <w:rsid w:val="007E0C8F"/>
    <w:rsid w:val="007E0CCA"/>
    <w:rsid w:val="007E0E9C"/>
    <w:rsid w:val="007E0FFE"/>
    <w:rsid w:val="007E12B3"/>
    <w:rsid w:val="007E12EA"/>
    <w:rsid w:val="007E149C"/>
    <w:rsid w:val="007E161A"/>
    <w:rsid w:val="007E166C"/>
    <w:rsid w:val="007E170F"/>
    <w:rsid w:val="007E176F"/>
    <w:rsid w:val="007E1A2D"/>
    <w:rsid w:val="007E1B2E"/>
    <w:rsid w:val="007E1D03"/>
    <w:rsid w:val="007E1D1B"/>
    <w:rsid w:val="007E1D85"/>
    <w:rsid w:val="007E1E0B"/>
    <w:rsid w:val="007E1E7D"/>
    <w:rsid w:val="007E1E9E"/>
    <w:rsid w:val="007E1ECB"/>
    <w:rsid w:val="007E1F86"/>
    <w:rsid w:val="007E2010"/>
    <w:rsid w:val="007E2233"/>
    <w:rsid w:val="007E233B"/>
    <w:rsid w:val="007E234C"/>
    <w:rsid w:val="007E23BA"/>
    <w:rsid w:val="007E250A"/>
    <w:rsid w:val="007E2529"/>
    <w:rsid w:val="007E26A8"/>
    <w:rsid w:val="007E29D9"/>
    <w:rsid w:val="007E2B00"/>
    <w:rsid w:val="007E309E"/>
    <w:rsid w:val="007E324C"/>
    <w:rsid w:val="007E3263"/>
    <w:rsid w:val="007E326C"/>
    <w:rsid w:val="007E3323"/>
    <w:rsid w:val="007E354F"/>
    <w:rsid w:val="007E3791"/>
    <w:rsid w:val="007E38FB"/>
    <w:rsid w:val="007E39AE"/>
    <w:rsid w:val="007E3C72"/>
    <w:rsid w:val="007E3DE6"/>
    <w:rsid w:val="007E4013"/>
    <w:rsid w:val="007E40F7"/>
    <w:rsid w:val="007E417D"/>
    <w:rsid w:val="007E4193"/>
    <w:rsid w:val="007E41B1"/>
    <w:rsid w:val="007E42EE"/>
    <w:rsid w:val="007E43BF"/>
    <w:rsid w:val="007E44B0"/>
    <w:rsid w:val="007E4686"/>
    <w:rsid w:val="007E4997"/>
    <w:rsid w:val="007E4A5B"/>
    <w:rsid w:val="007E4AE0"/>
    <w:rsid w:val="007E4C54"/>
    <w:rsid w:val="007E4C8B"/>
    <w:rsid w:val="007E4DA3"/>
    <w:rsid w:val="007E4E38"/>
    <w:rsid w:val="007E50C4"/>
    <w:rsid w:val="007E52AE"/>
    <w:rsid w:val="007E5332"/>
    <w:rsid w:val="007E534D"/>
    <w:rsid w:val="007E54A4"/>
    <w:rsid w:val="007E5777"/>
    <w:rsid w:val="007E5920"/>
    <w:rsid w:val="007E5966"/>
    <w:rsid w:val="007E5A8A"/>
    <w:rsid w:val="007E5C53"/>
    <w:rsid w:val="007E5D90"/>
    <w:rsid w:val="007E601A"/>
    <w:rsid w:val="007E6145"/>
    <w:rsid w:val="007E621B"/>
    <w:rsid w:val="007E6347"/>
    <w:rsid w:val="007E655F"/>
    <w:rsid w:val="007E6573"/>
    <w:rsid w:val="007E6841"/>
    <w:rsid w:val="007E6E9F"/>
    <w:rsid w:val="007E7040"/>
    <w:rsid w:val="007E71EF"/>
    <w:rsid w:val="007E75EE"/>
    <w:rsid w:val="007E7610"/>
    <w:rsid w:val="007E7722"/>
    <w:rsid w:val="007E772E"/>
    <w:rsid w:val="007E7A96"/>
    <w:rsid w:val="007E7ABD"/>
    <w:rsid w:val="007E7B30"/>
    <w:rsid w:val="007E7BD8"/>
    <w:rsid w:val="007E7C76"/>
    <w:rsid w:val="007E7E44"/>
    <w:rsid w:val="007E7E69"/>
    <w:rsid w:val="007F001B"/>
    <w:rsid w:val="007F038B"/>
    <w:rsid w:val="007F0542"/>
    <w:rsid w:val="007F0557"/>
    <w:rsid w:val="007F0735"/>
    <w:rsid w:val="007F0829"/>
    <w:rsid w:val="007F08B5"/>
    <w:rsid w:val="007F0BAB"/>
    <w:rsid w:val="007F0BBF"/>
    <w:rsid w:val="007F0BEF"/>
    <w:rsid w:val="007F0C00"/>
    <w:rsid w:val="007F0C0C"/>
    <w:rsid w:val="007F0ECB"/>
    <w:rsid w:val="007F0F09"/>
    <w:rsid w:val="007F1395"/>
    <w:rsid w:val="007F1642"/>
    <w:rsid w:val="007F1A4C"/>
    <w:rsid w:val="007F1C79"/>
    <w:rsid w:val="007F1D06"/>
    <w:rsid w:val="007F1E8B"/>
    <w:rsid w:val="007F1E90"/>
    <w:rsid w:val="007F1F6C"/>
    <w:rsid w:val="007F25B0"/>
    <w:rsid w:val="007F2720"/>
    <w:rsid w:val="007F293B"/>
    <w:rsid w:val="007F2944"/>
    <w:rsid w:val="007F2BA7"/>
    <w:rsid w:val="007F2CF6"/>
    <w:rsid w:val="007F2EF1"/>
    <w:rsid w:val="007F2EFC"/>
    <w:rsid w:val="007F2F55"/>
    <w:rsid w:val="007F328D"/>
    <w:rsid w:val="007F34F4"/>
    <w:rsid w:val="007F35D0"/>
    <w:rsid w:val="007F37A0"/>
    <w:rsid w:val="007F37E2"/>
    <w:rsid w:val="007F389A"/>
    <w:rsid w:val="007F3917"/>
    <w:rsid w:val="007F395E"/>
    <w:rsid w:val="007F3A38"/>
    <w:rsid w:val="007F3B96"/>
    <w:rsid w:val="007F3E7F"/>
    <w:rsid w:val="007F3EA4"/>
    <w:rsid w:val="007F410A"/>
    <w:rsid w:val="007F4151"/>
    <w:rsid w:val="007F415E"/>
    <w:rsid w:val="007F41AA"/>
    <w:rsid w:val="007F43CA"/>
    <w:rsid w:val="007F45F7"/>
    <w:rsid w:val="007F46C9"/>
    <w:rsid w:val="007F4AD3"/>
    <w:rsid w:val="007F4D39"/>
    <w:rsid w:val="007F507E"/>
    <w:rsid w:val="007F5101"/>
    <w:rsid w:val="007F5147"/>
    <w:rsid w:val="007F52EB"/>
    <w:rsid w:val="007F53DB"/>
    <w:rsid w:val="007F5581"/>
    <w:rsid w:val="007F56EA"/>
    <w:rsid w:val="007F56F3"/>
    <w:rsid w:val="007F5803"/>
    <w:rsid w:val="007F580C"/>
    <w:rsid w:val="007F584E"/>
    <w:rsid w:val="007F5937"/>
    <w:rsid w:val="007F5973"/>
    <w:rsid w:val="007F598A"/>
    <w:rsid w:val="007F5A33"/>
    <w:rsid w:val="007F5F98"/>
    <w:rsid w:val="007F6574"/>
    <w:rsid w:val="007F69A9"/>
    <w:rsid w:val="007F69FF"/>
    <w:rsid w:val="007F6A12"/>
    <w:rsid w:val="007F6B3E"/>
    <w:rsid w:val="007F6B55"/>
    <w:rsid w:val="007F6BBE"/>
    <w:rsid w:val="007F6CEA"/>
    <w:rsid w:val="007F6D7A"/>
    <w:rsid w:val="007F6FD1"/>
    <w:rsid w:val="007F70C6"/>
    <w:rsid w:val="007F7140"/>
    <w:rsid w:val="007F72EA"/>
    <w:rsid w:val="007F73FD"/>
    <w:rsid w:val="007F7431"/>
    <w:rsid w:val="007F7492"/>
    <w:rsid w:val="007F7504"/>
    <w:rsid w:val="007F75EF"/>
    <w:rsid w:val="007F767F"/>
    <w:rsid w:val="007F770E"/>
    <w:rsid w:val="007F773A"/>
    <w:rsid w:val="007F7798"/>
    <w:rsid w:val="007F77C7"/>
    <w:rsid w:val="007F7907"/>
    <w:rsid w:val="007F7B13"/>
    <w:rsid w:val="007F7B79"/>
    <w:rsid w:val="007F7D1A"/>
    <w:rsid w:val="007F7EAD"/>
    <w:rsid w:val="007F7EF6"/>
    <w:rsid w:val="007F7F66"/>
    <w:rsid w:val="0080045B"/>
    <w:rsid w:val="008007B5"/>
    <w:rsid w:val="00800842"/>
    <w:rsid w:val="00800C94"/>
    <w:rsid w:val="00800D86"/>
    <w:rsid w:val="00800F64"/>
    <w:rsid w:val="00801067"/>
    <w:rsid w:val="008013CC"/>
    <w:rsid w:val="00801438"/>
    <w:rsid w:val="008014FF"/>
    <w:rsid w:val="008016A8"/>
    <w:rsid w:val="008018DD"/>
    <w:rsid w:val="0080190F"/>
    <w:rsid w:val="00801A9C"/>
    <w:rsid w:val="00801BA3"/>
    <w:rsid w:val="00801BFE"/>
    <w:rsid w:val="00801DBC"/>
    <w:rsid w:val="00801F43"/>
    <w:rsid w:val="0080211F"/>
    <w:rsid w:val="0080219F"/>
    <w:rsid w:val="008021D9"/>
    <w:rsid w:val="00802227"/>
    <w:rsid w:val="00802485"/>
    <w:rsid w:val="008024AD"/>
    <w:rsid w:val="0080254B"/>
    <w:rsid w:val="008029B4"/>
    <w:rsid w:val="00802A81"/>
    <w:rsid w:val="00802B46"/>
    <w:rsid w:val="00802B8A"/>
    <w:rsid w:val="00802D61"/>
    <w:rsid w:val="00802ED6"/>
    <w:rsid w:val="00803315"/>
    <w:rsid w:val="0080364A"/>
    <w:rsid w:val="008037AD"/>
    <w:rsid w:val="00803AB7"/>
    <w:rsid w:val="00803BFF"/>
    <w:rsid w:val="00803CF8"/>
    <w:rsid w:val="00803F20"/>
    <w:rsid w:val="00804424"/>
    <w:rsid w:val="00804882"/>
    <w:rsid w:val="00804AF9"/>
    <w:rsid w:val="00804BFF"/>
    <w:rsid w:val="00804C57"/>
    <w:rsid w:val="00804D9A"/>
    <w:rsid w:val="00804F5C"/>
    <w:rsid w:val="00805291"/>
    <w:rsid w:val="00805408"/>
    <w:rsid w:val="00805490"/>
    <w:rsid w:val="008055BF"/>
    <w:rsid w:val="00805828"/>
    <w:rsid w:val="00805947"/>
    <w:rsid w:val="008059B7"/>
    <w:rsid w:val="00805AE1"/>
    <w:rsid w:val="00805ED1"/>
    <w:rsid w:val="00805F65"/>
    <w:rsid w:val="00806007"/>
    <w:rsid w:val="00806033"/>
    <w:rsid w:val="00806212"/>
    <w:rsid w:val="008062E5"/>
    <w:rsid w:val="0080646D"/>
    <w:rsid w:val="0080651E"/>
    <w:rsid w:val="008065DF"/>
    <w:rsid w:val="0080679C"/>
    <w:rsid w:val="00806A29"/>
    <w:rsid w:val="00806A96"/>
    <w:rsid w:val="00806CA9"/>
    <w:rsid w:val="00807435"/>
    <w:rsid w:val="00807527"/>
    <w:rsid w:val="00807738"/>
    <w:rsid w:val="0080783E"/>
    <w:rsid w:val="008078E8"/>
    <w:rsid w:val="00807A47"/>
    <w:rsid w:val="00807B66"/>
    <w:rsid w:val="00807C7E"/>
    <w:rsid w:val="00807CB2"/>
    <w:rsid w:val="00807CB8"/>
    <w:rsid w:val="00807E51"/>
    <w:rsid w:val="00810054"/>
    <w:rsid w:val="008100F5"/>
    <w:rsid w:val="008102DE"/>
    <w:rsid w:val="008104C6"/>
    <w:rsid w:val="00810749"/>
    <w:rsid w:val="008108F1"/>
    <w:rsid w:val="00810947"/>
    <w:rsid w:val="0081096D"/>
    <w:rsid w:val="00810A3F"/>
    <w:rsid w:val="00810A4C"/>
    <w:rsid w:val="00810A88"/>
    <w:rsid w:val="00810F31"/>
    <w:rsid w:val="00810F70"/>
    <w:rsid w:val="0081145B"/>
    <w:rsid w:val="00811584"/>
    <w:rsid w:val="008115D1"/>
    <w:rsid w:val="008115E1"/>
    <w:rsid w:val="0081166C"/>
    <w:rsid w:val="00811732"/>
    <w:rsid w:val="00811A8B"/>
    <w:rsid w:val="00811B01"/>
    <w:rsid w:val="00811D5D"/>
    <w:rsid w:val="00811DD4"/>
    <w:rsid w:val="008120A1"/>
    <w:rsid w:val="008120FD"/>
    <w:rsid w:val="00812109"/>
    <w:rsid w:val="0081215F"/>
    <w:rsid w:val="008121AC"/>
    <w:rsid w:val="008122B4"/>
    <w:rsid w:val="008122DA"/>
    <w:rsid w:val="00812418"/>
    <w:rsid w:val="0081255A"/>
    <w:rsid w:val="00812578"/>
    <w:rsid w:val="00812586"/>
    <w:rsid w:val="008125D1"/>
    <w:rsid w:val="008129C2"/>
    <w:rsid w:val="00812AD2"/>
    <w:rsid w:val="00812B8F"/>
    <w:rsid w:val="00812B91"/>
    <w:rsid w:val="00812E59"/>
    <w:rsid w:val="0081301B"/>
    <w:rsid w:val="00813128"/>
    <w:rsid w:val="00813456"/>
    <w:rsid w:val="00813691"/>
    <w:rsid w:val="008136CB"/>
    <w:rsid w:val="008139D0"/>
    <w:rsid w:val="00813B7B"/>
    <w:rsid w:val="00813BA3"/>
    <w:rsid w:val="00813C77"/>
    <w:rsid w:val="00813D47"/>
    <w:rsid w:val="00813D8C"/>
    <w:rsid w:val="00813FD0"/>
    <w:rsid w:val="00813FDA"/>
    <w:rsid w:val="008140AF"/>
    <w:rsid w:val="008141B4"/>
    <w:rsid w:val="00814223"/>
    <w:rsid w:val="0081438E"/>
    <w:rsid w:val="00814790"/>
    <w:rsid w:val="008148A6"/>
    <w:rsid w:val="0081491B"/>
    <w:rsid w:val="00814A98"/>
    <w:rsid w:val="00814B1E"/>
    <w:rsid w:val="00814D66"/>
    <w:rsid w:val="00814F3E"/>
    <w:rsid w:val="00815105"/>
    <w:rsid w:val="00815199"/>
    <w:rsid w:val="008153C1"/>
    <w:rsid w:val="008153FF"/>
    <w:rsid w:val="0081554F"/>
    <w:rsid w:val="0081568A"/>
    <w:rsid w:val="00815776"/>
    <w:rsid w:val="00815784"/>
    <w:rsid w:val="008157CD"/>
    <w:rsid w:val="00815A21"/>
    <w:rsid w:val="00815ABD"/>
    <w:rsid w:val="00815BA0"/>
    <w:rsid w:val="00815BB0"/>
    <w:rsid w:val="00815C4E"/>
    <w:rsid w:val="00815CB0"/>
    <w:rsid w:val="00815EE1"/>
    <w:rsid w:val="00815F2B"/>
    <w:rsid w:val="00815FE3"/>
    <w:rsid w:val="0081605C"/>
    <w:rsid w:val="008162B2"/>
    <w:rsid w:val="008162F7"/>
    <w:rsid w:val="0081643B"/>
    <w:rsid w:val="008166F5"/>
    <w:rsid w:val="00816B60"/>
    <w:rsid w:val="00816C0A"/>
    <w:rsid w:val="00816C6D"/>
    <w:rsid w:val="00816CC8"/>
    <w:rsid w:val="00816D09"/>
    <w:rsid w:val="00816DE4"/>
    <w:rsid w:val="00816E99"/>
    <w:rsid w:val="00816FC9"/>
    <w:rsid w:val="0081717B"/>
    <w:rsid w:val="00817425"/>
    <w:rsid w:val="0081746C"/>
    <w:rsid w:val="00817727"/>
    <w:rsid w:val="0081789F"/>
    <w:rsid w:val="00817A9B"/>
    <w:rsid w:val="00817E35"/>
    <w:rsid w:val="00817E48"/>
    <w:rsid w:val="00817E4B"/>
    <w:rsid w:val="008200B4"/>
    <w:rsid w:val="00820307"/>
    <w:rsid w:val="00820456"/>
    <w:rsid w:val="00820487"/>
    <w:rsid w:val="0082058D"/>
    <w:rsid w:val="00820890"/>
    <w:rsid w:val="008208EE"/>
    <w:rsid w:val="00820CEB"/>
    <w:rsid w:val="00820E56"/>
    <w:rsid w:val="00821118"/>
    <w:rsid w:val="008211E4"/>
    <w:rsid w:val="008213DB"/>
    <w:rsid w:val="0082145B"/>
    <w:rsid w:val="0082179D"/>
    <w:rsid w:val="00821853"/>
    <w:rsid w:val="0082197A"/>
    <w:rsid w:val="00821AA3"/>
    <w:rsid w:val="00821B0C"/>
    <w:rsid w:val="008220A2"/>
    <w:rsid w:val="00822172"/>
    <w:rsid w:val="008221FE"/>
    <w:rsid w:val="008222CD"/>
    <w:rsid w:val="0082238C"/>
    <w:rsid w:val="008223BF"/>
    <w:rsid w:val="008225B9"/>
    <w:rsid w:val="00822703"/>
    <w:rsid w:val="0082279A"/>
    <w:rsid w:val="00822B2A"/>
    <w:rsid w:val="00822B9B"/>
    <w:rsid w:val="00823101"/>
    <w:rsid w:val="00823215"/>
    <w:rsid w:val="008232F5"/>
    <w:rsid w:val="008235F5"/>
    <w:rsid w:val="008236A5"/>
    <w:rsid w:val="008236CC"/>
    <w:rsid w:val="0082392E"/>
    <w:rsid w:val="00823994"/>
    <w:rsid w:val="00823A11"/>
    <w:rsid w:val="00823B6A"/>
    <w:rsid w:val="00823C80"/>
    <w:rsid w:val="00823DE2"/>
    <w:rsid w:val="00823FF2"/>
    <w:rsid w:val="00824086"/>
    <w:rsid w:val="008240E1"/>
    <w:rsid w:val="0082436A"/>
    <w:rsid w:val="0082438C"/>
    <w:rsid w:val="008243D4"/>
    <w:rsid w:val="008244B1"/>
    <w:rsid w:val="008244DC"/>
    <w:rsid w:val="00824663"/>
    <w:rsid w:val="00824769"/>
    <w:rsid w:val="00824994"/>
    <w:rsid w:val="00824A74"/>
    <w:rsid w:val="00824AAC"/>
    <w:rsid w:val="00824B02"/>
    <w:rsid w:val="00824B0A"/>
    <w:rsid w:val="00824FF2"/>
    <w:rsid w:val="008256F6"/>
    <w:rsid w:val="0082585E"/>
    <w:rsid w:val="0082591F"/>
    <w:rsid w:val="008259FB"/>
    <w:rsid w:val="00825A23"/>
    <w:rsid w:val="00825AA5"/>
    <w:rsid w:val="00825AF7"/>
    <w:rsid w:val="00825B93"/>
    <w:rsid w:val="00825BB0"/>
    <w:rsid w:val="00825CD1"/>
    <w:rsid w:val="00825E4B"/>
    <w:rsid w:val="0082601E"/>
    <w:rsid w:val="00826546"/>
    <w:rsid w:val="0082656C"/>
    <w:rsid w:val="00826A86"/>
    <w:rsid w:val="00826AF8"/>
    <w:rsid w:val="00826BA9"/>
    <w:rsid w:val="00826D2F"/>
    <w:rsid w:val="00826F2A"/>
    <w:rsid w:val="00826FA5"/>
    <w:rsid w:val="00826FBB"/>
    <w:rsid w:val="0082702B"/>
    <w:rsid w:val="008272C4"/>
    <w:rsid w:val="008272F1"/>
    <w:rsid w:val="00827B1C"/>
    <w:rsid w:val="00827B7B"/>
    <w:rsid w:val="00827B9A"/>
    <w:rsid w:val="00827D19"/>
    <w:rsid w:val="00827E44"/>
    <w:rsid w:val="00827E4B"/>
    <w:rsid w:val="00827F0A"/>
    <w:rsid w:val="0083004E"/>
    <w:rsid w:val="00830056"/>
    <w:rsid w:val="00830162"/>
    <w:rsid w:val="008303B3"/>
    <w:rsid w:val="008305C0"/>
    <w:rsid w:val="00830DEB"/>
    <w:rsid w:val="00830FCE"/>
    <w:rsid w:val="00831040"/>
    <w:rsid w:val="00831068"/>
    <w:rsid w:val="008311B3"/>
    <w:rsid w:val="00831338"/>
    <w:rsid w:val="00831687"/>
    <w:rsid w:val="00831710"/>
    <w:rsid w:val="0083173A"/>
    <w:rsid w:val="0083199E"/>
    <w:rsid w:val="008319EE"/>
    <w:rsid w:val="00831E5E"/>
    <w:rsid w:val="00831F6F"/>
    <w:rsid w:val="00831F71"/>
    <w:rsid w:val="00831FCF"/>
    <w:rsid w:val="00832009"/>
    <w:rsid w:val="0083206F"/>
    <w:rsid w:val="00832124"/>
    <w:rsid w:val="00832286"/>
    <w:rsid w:val="00832345"/>
    <w:rsid w:val="00832608"/>
    <w:rsid w:val="00832831"/>
    <w:rsid w:val="00832A26"/>
    <w:rsid w:val="00832B14"/>
    <w:rsid w:val="00832CD9"/>
    <w:rsid w:val="00832D0F"/>
    <w:rsid w:val="00832E46"/>
    <w:rsid w:val="00832ECE"/>
    <w:rsid w:val="00832F7F"/>
    <w:rsid w:val="0083340D"/>
    <w:rsid w:val="00833521"/>
    <w:rsid w:val="0083352C"/>
    <w:rsid w:val="00833584"/>
    <w:rsid w:val="008336D7"/>
    <w:rsid w:val="0083386A"/>
    <w:rsid w:val="00833B94"/>
    <w:rsid w:val="00833BA3"/>
    <w:rsid w:val="00833F1A"/>
    <w:rsid w:val="008340FF"/>
    <w:rsid w:val="008342F1"/>
    <w:rsid w:val="0083438E"/>
    <w:rsid w:val="008343C5"/>
    <w:rsid w:val="00834752"/>
    <w:rsid w:val="00834842"/>
    <w:rsid w:val="00834A7A"/>
    <w:rsid w:val="00834AE3"/>
    <w:rsid w:val="00834DA0"/>
    <w:rsid w:val="00834E3E"/>
    <w:rsid w:val="0083502F"/>
    <w:rsid w:val="0083515A"/>
    <w:rsid w:val="0083540A"/>
    <w:rsid w:val="00835511"/>
    <w:rsid w:val="008355D4"/>
    <w:rsid w:val="0083561A"/>
    <w:rsid w:val="008357AC"/>
    <w:rsid w:val="00835A88"/>
    <w:rsid w:val="00835DA6"/>
    <w:rsid w:val="00835DEF"/>
    <w:rsid w:val="008362EB"/>
    <w:rsid w:val="008363C3"/>
    <w:rsid w:val="00836487"/>
    <w:rsid w:val="008364B3"/>
    <w:rsid w:val="008365E8"/>
    <w:rsid w:val="008366D3"/>
    <w:rsid w:val="00836744"/>
    <w:rsid w:val="008368B5"/>
    <w:rsid w:val="00836A5E"/>
    <w:rsid w:val="00836C85"/>
    <w:rsid w:val="00836CA7"/>
    <w:rsid w:val="00836E80"/>
    <w:rsid w:val="00836FBC"/>
    <w:rsid w:val="00836FD6"/>
    <w:rsid w:val="008372E9"/>
    <w:rsid w:val="0083740B"/>
    <w:rsid w:val="0083757C"/>
    <w:rsid w:val="0083759B"/>
    <w:rsid w:val="008376B5"/>
    <w:rsid w:val="00837BF0"/>
    <w:rsid w:val="00837F15"/>
    <w:rsid w:val="00837F29"/>
    <w:rsid w:val="00837FA0"/>
    <w:rsid w:val="00840009"/>
    <w:rsid w:val="00840028"/>
    <w:rsid w:val="00840120"/>
    <w:rsid w:val="008402E9"/>
    <w:rsid w:val="0084049D"/>
    <w:rsid w:val="00840801"/>
    <w:rsid w:val="0084094D"/>
    <w:rsid w:val="00840B64"/>
    <w:rsid w:val="00840C1E"/>
    <w:rsid w:val="00840DF6"/>
    <w:rsid w:val="00840E02"/>
    <w:rsid w:val="00840F2C"/>
    <w:rsid w:val="00840F53"/>
    <w:rsid w:val="008414E4"/>
    <w:rsid w:val="008418A4"/>
    <w:rsid w:val="00841A29"/>
    <w:rsid w:val="00841B73"/>
    <w:rsid w:val="00841C9B"/>
    <w:rsid w:val="0084204A"/>
    <w:rsid w:val="0084207F"/>
    <w:rsid w:val="008420F7"/>
    <w:rsid w:val="008422E6"/>
    <w:rsid w:val="008423E4"/>
    <w:rsid w:val="008425ED"/>
    <w:rsid w:val="0084273E"/>
    <w:rsid w:val="00842A3F"/>
    <w:rsid w:val="00842ABF"/>
    <w:rsid w:val="00842B3F"/>
    <w:rsid w:val="00842C9E"/>
    <w:rsid w:val="00842D37"/>
    <w:rsid w:val="00842FA2"/>
    <w:rsid w:val="00843000"/>
    <w:rsid w:val="0084337C"/>
    <w:rsid w:val="008433D6"/>
    <w:rsid w:val="00843458"/>
    <w:rsid w:val="0084372B"/>
    <w:rsid w:val="00843752"/>
    <w:rsid w:val="008438DB"/>
    <w:rsid w:val="00843926"/>
    <w:rsid w:val="008439B6"/>
    <w:rsid w:val="00843CAD"/>
    <w:rsid w:val="00843CFC"/>
    <w:rsid w:val="00843D4D"/>
    <w:rsid w:val="00843E64"/>
    <w:rsid w:val="00843FE7"/>
    <w:rsid w:val="00844143"/>
    <w:rsid w:val="008443DB"/>
    <w:rsid w:val="00844410"/>
    <w:rsid w:val="00844494"/>
    <w:rsid w:val="0084452D"/>
    <w:rsid w:val="008445F6"/>
    <w:rsid w:val="00844628"/>
    <w:rsid w:val="00844770"/>
    <w:rsid w:val="0084483A"/>
    <w:rsid w:val="008448FE"/>
    <w:rsid w:val="00844921"/>
    <w:rsid w:val="00844F47"/>
    <w:rsid w:val="00845189"/>
    <w:rsid w:val="00845375"/>
    <w:rsid w:val="008453F0"/>
    <w:rsid w:val="00845415"/>
    <w:rsid w:val="0084547C"/>
    <w:rsid w:val="00845DCA"/>
    <w:rsid w:val="008461E6"/>
    <w:rsid w:val="00846270"/>
    <w:rsid w:val="00846271"/>
    <w:rsid w:val="00846278"/>
    <w:rsid w:val="00846622"/>
    <w:rsid w:val="00846B07"/>
    <w:rsid w:val="00846D10"/>
    <w:rsid w:val="00846F8F"/>
    <w:rsid w:val="00847079"/>
    <w:rsid w:val="008471B0"/>
    <w:rsid w:val="008472F6"/>
    <w:rsid w:val="00847585"/>
    <w:rsid w:val="00847764"/>
    <w:rsid w:val="0084782D"/>
    <w:rsid w:val="00847AA2"/>
    <w:rsid w:val="00847B65"/>
    <w:rsid w:val="00847BF1"/>
    <w:rsid w:val="00847EBE"/>
    <w:rsid w:val="00847FDE"/>
    <w:rsid w:val="0085010F"/>
    <w:rsid w:val="008506AF"/>
    <w:rsid w:val="0085083C"/>
    <w:rsid w:val="00850BA9"/>
    <w:rsid w:val="00850DF4"/>
    <w:rsid w:val="00850F06"/>
    <w:rsid w:val="00850F49"/>
    <w:rsid w:val="00850F74"/>
    <w:rsid w:val="008514D4"/>
    <w:rsid w:val="0085183E"/>
    <w:rsid w:val="008519E5"/>
    <w:rsid w:val="008519EE"/>
    <w:rsid w:val="00851AEF"/>
    <w:rsid w:val="00851FEE"/>
    <w:rsid w:val="008521AF"/>
    <w:rsid w:val="008524AF"/>
    <w:rsid w:val="0085252B"/>
    <w:rsid w:val="0085262B"/>
    <w:rsid w:val="0085269B"/>
    <w:rsid w:val="008526D4"/>
    <w:rsid w:val="0085279C"/>
    <w:rsid w:val="008527E6"/>
    <w:rsid w:val="0085282D"/>
    <w:rsid w:val="008528C9"/>
    <w:rsid w:val="008529BA"/>
    <w:rsid w:val="00852B25"/>
    <w:rsid w:val="00852B84"/>
    <w:rsid w:val="00852BDB"/>
    <w:rsid w:val="00852F46"/>
    <w:rsid w:val="00852FC7"/>
    <w:rsid w:val="00852FD0"/>
    <w:rsid w:val="0085309C"/>
    <w:rsid w:val="00853111"/>
    <w:rsid w:val="008531B3"/>
    <w:rsid w:val="008537AA"/>
    <w:rsid w:val="0085393C"/>
    <w:rsid w:val="00853DF8"/>
    <w:rsid w:val="00853E04"/>
    <w:rsid w:val="00853EC7"/>
    <w:rsid w:val="0085422C"/>
    <w:rsid w:val="008542BF"/>
    <w:rsid w:val="00854487"/>
    <w:rsid w:val="008544D7"/>
    <w:rsid w:val="00854709"/>
    <w:rsid w:val="008548D3"/>
    <w:rsid w:val="00854B31"/>
    <w:rsid w:val="00854B97"/>
    <w:rsid w:val="00854BE5"/>
    <w:rsid w:val="00854C0B"/>
    <w:rsid w:val="00854EB8"/>
    <w:rsid w:val="00854ED6"/>
    <w:rsid w:val="00855086"/>
    <w:rsid w:val="0085512A"/>
    <w:rsid w:val="0085524F"/>
    <w:rsid w:val="008552BF"/>
    <w:rsid w:val="00855320"/>
    <w:rsid w:val="00855389"/>
    <w:rsid w:val="008554C3"/>
    <w:rsid w:val="00855885"/>
    <w:rsid w:val="00855CAD"/>
    <w:rsid w:val="00855E55"/>
    <w:rsid w:val="00855FA8"/>
    <w:rsid w:val="008562F3"/>
    <w:rsid w:val="008564EC"/>
    <w:rsid w:val="00856861"/>
    <w:rsid w:val="0085692D"/>
    <w:rsid w:val="008569AF"/>
    <w:rsid w:val="00856BA8"/>
    <w:rsid w:val="00856BD4"/>
    <w:rsid w:val="00856BDD"/>
    <w:rsid w:val="00856CD4"/>
    <w:rsid w:val="00857232"/>
    <w:rsid w:val="00857267"/>
    <w:rsid w:val="008572B2"/>
    <w:rsid w:val="00857533"/>
    <w:rsid w:val="00857637"/>
    <w:rsid w:val="0085764A"/>
    <w:rsid w:val="00857652"/>
    <w:rsid w:val="00857698"/>
    <w:rsid w:val="008577FA"/>
    <w:rsid w:val="0085780B"/>
    <w:rsid w:val="00857834"/>
    <w:rsid w:val="00857880"/>
    <w:rsid w:val="008579BB"/>
    <w:rsid w:val="00857A80"/>
    <w:rsid w:val="00857AAF"/>
    <w:rsid w:val="00857B6B"/>
    <w:rsid w:val="00857D61"/>
    <w:rsid w:val="00857F88"/>
    <w:rsid w:val="00857F9F"/>
    <w:rsid w:val="00857FDF"/>
    <w:rsid w:val="00857FED"/>
    <w:rsid w:val="00860284"/>
    <w:rsid w:val="00860463"/>
    <w:rsid w:val="0086046C"/>
    <w:rsid w:val="0086058F"/>
    <w:rsid w:val="00860623"/>
    <w:rsid w:val="00860852"/>
    <w:rsid w:val="00860A16"/>
    <w:rsid w:val="00860D55"/>
    <w:rsid w:val="00860D64"/>
    <w:rsid w:val="00860D76"/>
    <w:rsid w:val="00861065"/>
    <w:rsid w:val="008611BD"/>
    <w:rsid w:val="008611C1"/>
    <w:rsid w:val="00861215"/>
    <w:rsid w:val="0086158D"/>
    <w:rsid w:val="008615D9"/>
    <w:rsid w:val="00861788"/>
    <w:rsid w:val="008617CA"/>
    <w:rsid w:val="00861859"/>
    <w:rsid w:val="00861881"/>
    <w:rsid w:val="008618EF"/>
    <w:rsid w:val="0086190F"/>
    <w:rsid w:val="00861A65"/>
    <w:rsid w:val="00861AC7"/>
    <w:rsid w:val="00861BBD"/>
    <w:rsid w:val="0086218F"/>
    <w:rsid w:val="0086220F"/>
    <w:rsid w:val="008622F0"/>
    <w:rsid w:val="0086240B"/>
    <w:rsid w:val="00862667"/>
    <w:rsid w:val="00862924"/>
    <w:rsid w:val="0086295F"/>
    <w:rsid w:val="00862A0E"/>
    <w:rsid w:val="00862A9B"/>
    <w:rsid w:val="00862B15"/>
    <w:rsid w:val="00862BA1"/>
    <w:rsid w:val="00862D6B"/>
    <w:rsid w:val="00862F50"/>
    <w:rsid w:val="008636E6"/>
    <w:rsid w:val="008637C1"/>
    <w:rsid w:val="0086384E"/>
    <w:rsid w:val="00863953"/>
    <w:rsid w:val="00863B95"/>
    <w:rsid w:val="00863BEE"/>
    <w:rsid w:val="00863F9D"/>
    <w:rsid w:val="0086402E"/>
    <w:rsid w:val="00864076"/>
    <w:rsid w:val="0086418F"/>
    <w:rsid w:val="0086445C"/>
    <w:rsid w:val="008647E4"/>
    <w:rsid w:val="00864910"/>
    <w:rsid w:val="00864A18"/>
    <w:rsid w:val="008650C3"/>
    <w:rsid w:val="008650EA"/>
    <w:rsid w:val="0086517C"/>
    <w:rsid w:val="00865318"/>
    <w:rsid w:val="008657CE"/>
    <w:rsid w:val="00865E88"/>
    <w:rsid w:val="00865FE4"/>
    <w:rsid w:val="0086641F"/>
    <w:rsid w:val="00866773"/>
    <w:rsid w:val="00866913"/>
    <w:rsid w:val="008669F3"/>
    <w:rsid w:val="00866ACA"/>
    <w:rsid w:val="00866B21"/>
    <w:rsid w:val="00866C60"/>
    <w:rsid w:val="00866D71"/>
    <w:rsid w:val="0086703A"/>
    <w:rsid w:val="008674FA"/>
    <w:rsid w:val="008675FB"/>
    <w:rsid w:val="00867776"/>
    <w:rsid w:val="008678FB"/>
    <w:rsid w:val="008679C9"/>
    <w:rsid w:val="00867B1F"/>
    <w:rsid w:val="00867CAD"/>
    <w:rsid w:val="00867E19"/>
    <w:rsid w:val="00867EE2"/>
    <w:rsid w:val="00870086"/>
    <w:rsid w:val="00870219"/>
    <w:rsid w:val="00870454"/>
    <w:rsid w:val="008704F7"/>
    <w:rsid w:val="0087057F"/>
    <w:rsid w:val="008706BC"/>
    <w:rsid w:val="008706DD"/>
    <w:rsid w:val="0087078B"/>
    <w:rsid w:val="00870D38"/>
    <w:rsid w:val="00870EE0"/>
    <w:rsid w:val="00871009"/>
    <w:rsid w:val="00871084"/>
    <w:rsid w:val="008713AC"/>
    <w:rsid w:val="00871647"/>
    <w:rsid w:val="008716C8"/>
    <w:rsid w:val="0087177F"/>
    <w:rsid w:val="008719F3"/>
    <w:rsid w:val="00871B30"/>
    <w:rsid w:val="00871BA4"/>
    <w:rsid w:val="00871CDB"/>
    <w:rsid w:val="00871F3F"/>
    <w:rsid w:val="0087266C"/>
    <w:rsid w:val="00872702"/>
    <w:rsid w:val="008729B9"/>
    <w:rsid w:val="00872AAD"/>
    <w:rsid w:val="00872B1E"/>
    <w:rsid w:val="00872D28"/>
    <w:rsid w:val="00872E73"/>
    <w:rsid w:val="00872FA3"/>
    <w:rsid w:val="008732F1"/>
    <w:rsid w:val="00873952"/>
    <w:rsid w:val="00873A8C"/>
    <w:rsid w:val="00873C69"/>
    <w:rsid w:val="00873D5A"/>
    <w:rsid w:val="00873D8D"/>
    <w:rsid w:val="00873DEA"/>
    <w:rsid w:val="00874258"/>
    <w:rsid w:val="00874573"/>
    <w:rsid w:val="008745A5"/>
    <w:rsid w:val="008745BD"/>
    <w:rsid w:val="00874747"/>
    <w:rsid w:val="008748BB"/>
    <w:rsid w:val="00874906"/>
    <w:rsid w:val="00874AC8"/>
    <w:rsid w:val="00874AE7"/>
    <w:rsid w:val="00874B05"/>
    <w:rsid w:val="00874D99"/>
    <w:rsid w:val="00874DB7"/>
    <w:rsid w:val="00874DD1"/>
    <w:rsid w:val="00874E22"/>
    <w:rsid w:val="00874F33"/>
    <w:rsid w:val="00874FE4"/>
    <w:rsid w:val="00874FF4"/>
    <w:rsid w:val="00875283"/>
    <w:rsid w:val="00875374"/>
    <w:rsid w:val="008754B7"/>
    <w:rsid w:val="008755A6"/>
    <w:rsid w:val="00875758"/>
    <w:rsid w:val="0087575B"/>
    <w:rsid w:val="0087589D"/>
    <w:rsid w:val="00875A1E"/>
    <w:rsid w:val="00875DD5"/>
    <w:rsid w:val="00875E5C"/>
    <w:rsid w:val="00875ECC"/>
    <w:rsid w:val="00875FCD"/>
    <w:rsid w:val="008762C4"/>
    <w:rsid w:val="00876318"/>
    <w:rsid w:val="0087633F"/>
    <w:rsid w:val="00876435"/>
    <w:rsid w:val="00876568"/>
    <w:rsid w:val="0087663B"/>
    <w:rsid w:val="0087680C"/>
    <w:rsid w:val="0087698B"/>
    <w:rsid w:val="00876EDE"/>
    <w:rsid w:val="00876F13"/>
    <w:rsid w:val="00876F56"/>
    <w:rsid w:val="0087721F"/>
    <w:rsid w:val="00877888"/>
    <w:rsid w:val="008778A3"/>
    <w:rsid w:val="008778CD"/>
    <w:rsid w:val="00877AAF"/>
    <w:rsid w:val="00877AFF"/>
    <w:rsid w:val="00877B02"/>
    <w:rsid w:val="00877D8E"/>
    <w:rsid w:val="00877DBD"/>
    <w:rsid w:val="00877E78"/>
    <w:rsid w:val="0088002C"/>
    <w:rsid w:val="0088018A"/>
    <w:rsid w:val="008803C1"/>
    <w:rsid w:val="00880489"/>
    <w:rsid w:val="00880512"/>
    <w:rsid w:val="00880680"/>
    <w:rsid w:val="00880770"/>
    <w:rsid w:val="00880813"/>
    <w:rsid w:val="008808A5"/>
    <w:rsid w:val="00880A29"/>
    <w:rsid w:val="00881020"/>
    <w:rsid w:val="00881076"/>
    <w:rsid w:val="00881149"/>
    <w:rsid w:val="008811A7"/>
    <w:rsid w:val="00881252"/>
    <w:rsid w:val="00881385"/>
    <w:rsid w:val="008814B5"/>
    <w:rsid w:val="008814C1"/>
    <w:rsid w:val="00881531"/>
    <w:rsid w:val="00881753"/>
    <w:rsid w:val="00881849"/>
    <w:rsid w:val="008818BB"/>
    <w:rsid w:val="00881AA4"/>
    <w:rsid w:val="00881B0B"/>
    <w:rsid w:val="00881B92"/>
    <w:rsid w:val="00881CD4"/>
    <w:rsid w:val="00881EDF"/>
    <w:rsid w:val="0088200D"/>
    <w:rsid w:val="008825F8"/>
    <w:rsid w:val="008828B4"/>
    <w:rsid w:val="00882AA8"/>
    <w:rsid w:val="00882BA7"/>
    <w:rsid w:val="00882C37"/>
    <w:rsid w:val="00882D9C"/>
    <w:rsid w:val="00882EE0"/>
    <w:rsid w:val="00882FA2"/>
    <w:rsid w:val="0088307A"/>
    <w:rsid w:val="00883407"/>
    <w:rsid w:val="008835A7"/>
    <w:rsid w:val="0088365A"/>
    <w:rsid w:val="008836D7"/>
    <w:rsid w:val="00883868"/>
    <w:rsid w:val="00883966"/>
    <w:rsid w:val="0088399D"/>
    <w:rsid w:val="00883A0E"/>
    <w:rsid w:val="0088402B"/>
    <w:rsid w:val="00884192"/>
    <w:rsid w:val="0088423D"/>
    <w:rsid w:val="0088440E"/>
    <w:rsid w:val="008844AD"/>
    <w:rsid w:val="00884565"/>
    <w:rsid w:val="008846DA"/>
    <w:rsid w:val="00884729"/>
    <w:rsid w:val="00884756"/>
    <w:rsid w:val="00884EB8"/>
    <w:rsid w:val="00884F1B"/>
    <w:rsid w:val="00884F32"/>
    <w:rsid w:val="00885354"/>
    <w:rsid w:val="00885634"/>
    <w:rsid w:val="008856C5"/>
    <w:rsid w:val="00885941"/>
    <w:rsid w:val="008859B0"/>
    <w:rsid w:val="00885AFF"/>
    <w:rsid w:val="00885CF3"/>
    <w:rsid w:val="00885DE0"/>
    <w:rsid w:val="00885E38"/>
    <w:rsid w:val="00885E8E"/>
    <w:rsid w:val="0088601D"/>
    <w:rsid w:val="0088619A"/>
    <w:rsid w:val="0088637F"/>
    <w:rsid w:val="00886383"/>
    <w:rsid w:val="0088651B"/>
    <w:rsid w:val="0088664E"/>
    <w:rsid w:val="00886871"/>
    <w:rsid w:val="008868CA"/>
    <w:rsid w:val="00886B0D"/>
    <w:rsid w:val="00886C51"/>
    <w:rsid w:val="00886D3D"/>
    <w:rsid w:val="00886FCB"/>
    <w:rsid w:val="00886FD0"/>
    <w:rsid w:val="008871D1"/>
    <w:rsid w:val="008872AC"/>
    <w:rsid w:val="00887551"/>
    <w:rsid w:val="00887725"/>
    <w:rsid w:val="008877E7"/>
    <w:rsid w:val="008878C3"/>
    <w:rsid w:val="00887A2B"/>
    <w:rsid w:val="00887AD3"/>
    <w:rsid w:val="00887CEF"/>
    <w:rsid w:val="00887D64"/>
    <w:rsid w:val="00887E78"/>
    <w:rsid w:val="00890035"/>
    <w:rsid w:val="0089023D"/>
    <w:rsid w:val="008902B8"/>
    <w:rsid w:val="008902FC"/>
    <w:rsid w:val="00890391"/>
    <w:rsid w:val="008903A7"/>
    <w:rsid w:val="00890808"/>
    <w:rsid w:val="00890812"/>
    <w:rsid w:val="00890CC6"/>
    <w:rsid w:val="00890E49"/>
    <w:rsid w:val="008916D0"/>
    <w:rsid w:val="00891CC8"/>
    <w:rsid w:val="00891D43"/>
    <w:rsid w:val="00891FEE"/>
    <w:rsid w:val="008920B3"/>
    <w:rsid w:val="00892185"/>
    <w:rsid w:val="008922CA"/>
    <w:rsid w:val="00892320"/>
    <w:rsid w:val="00892341"/>
    <w:rsid w:val="008924E0"/>
    <w:rsid w:val="00892650"/>
    <w:rsid w:val="00892671"/>
    <w:rsid w:val="008926F4"/>
    <w:rsid w:val="008927E5"/>
    <w:rsid w:val="00892BB6"/>
    <w:rsid w:val="00892D90"/>
    <w:rsid w:val="00892E6C"/>
    <w:rsid w:val="00892F90"/>
    <w:rsid w:val="0089318D"/>
    <w:rsid w:val="0089323C"/>
    <w:rsid w:val="00893356"/>
    <w:rsid w:val="00893379"/>
    <w:rsid w:val="0089337B"/>
    <w:rsid w:val="00893457"/>
    <w:rsid w:val="00893474"/>
    <w:rsid w:val="008934C9"/>
    <w:rsid w:val="00893A69"/>
    <w:rsid w:val="00893B03"/>
    <w:rsid w:val="00893B54"/>
    <w:rsid w:val="00893B6D"/>
    <w:rsid w:val="00893F65"/>
    <w:rsid w:val="00893FF8"/>
    <w:rsid w:val="00894257"/>
    <w:rsid w:val="008943EE"/>
    <w:rsid w:val="00894561"/>
    <w:rsid w:val="008946B6"/>
    <w:rsid w:val="00894752"/>
    <w:rsid w:val="0089476C"/>
    <w:rsid w:val="00894A91"/>
    <w:rsid w:val="00894B1A"/>
    <w:rsid w:val="00894B2F"/>
    <w:rsid w:val="00894FB3"/>
    <w:rsid w:val="00895032"/>
    <w:rsid w:val="008950A4"/>
    <w:rsid w:val="0089578D"/>
    <w:rsid w:val="008958FD"/>
    <w:rsid w:val="00895BE7"/>
    <w:rsid w:val="008961F2"/>
    <w:rsid w:val="00896257"/>
    <w:rsid w:val="00896282"/>
    <w:rsid w:val="008963F6"/>
    <w:rsid w:val="008964E4"/>
    <w:rsid w:val="0089654A"/>
    <w:rsid w:val="0089676B"/>
    <w:rsid w:val="008969DB"/>
    <w:rsid w:val="00896A20"/>
    <w:rsid w:val="00896A7B"/>
    <w:rsid w:val="00896C2D"/>
    <w:rsid w:val="00896D58"/>
    <w:rsid w:val="00896F48"/>
    <w:rsid w:val="00896F86"/>
    <w:rsid w:val="00896FC4"/>
    <w:rsid w:val="00897036"/>
    <w:rsid w:val="00897058"/>
    <w:rsid w:val="0089708C"/>
    <w:rsid w:val="00897147"/>
    <w:rsid w:val="0089732C"/>
    <w:rsid w:val="0089778A"/>
    <w:rsid w:val="00897790"/>
    <w:rsid w:val="008979AA"/>
    <w:rsid w:val="00897A0F"/>
    <w:rsid w:val="00897A79"/>
    <w:rsid w:val="00897F78"/>
    <w:rsid w:val="008A01B2"/>
    <w:rsid w:val="008A0210"/>
    <w:rsid w:val="008A0576"/>
    <w:rsid w:val="008A06EF"/>
    <w:rsid w:val="008A08E8"/>
    <w:rsid w:val="008A096D"/>
    <w:rsid w:val="008A0ACF"/>
    <w:rsid w:val="008A0AD2"/>
    <w:rsid w:val="008A0B66"/>
    <w:rsid w:val="008A1158"/>
    <w:rsid w:val="008A1430"/>
    <w:rsid w:val="008A15B6"/>
    <w:rsid w:val="008A16A5"/>
    <w:rsid w:val="008A17AF"/>
    <w:rsid w:val="008A17CF"/>
    <w:rsid w:val="008A1A95"/>
    <w:rsid w:val="008A1C51"/>
    <w:rsid w:val="008A1E40"/>
    <w:rsid w:val="008A1EDD"/>
    <w:rsid w:val="008A22BE"/>
    <w:rsid w:val="008A2344"/>
    <w:rsid w:val="008A244F"/>
    <w:rsid w:val="008A253D"/>
    <w:rsid w:val="008A257A"/>
    <w:rsid w:val="008A2963"/>
    <w:rsid w:val="008A2AB4"/>
    <w:rsid w:val="008A314D"/>
    <w:rsid w:val="008A327A"/>
    <w:rsid w:val="008A32CD"/>
    <w:rsid w:val="008A32CE"/>
    <w:rsid w:val="008A32DD"/>
    <w:rsid w:val="008A3388"/>
    <w:rsid w:val="008A381B"/>
    <w:rsid w:val="008A3A24"/>
    <w:rsid w:val="008A3B34"/>
    <w:rsid w:val="008A3C21"/>
    <w:rsid w:val="008A3C8F"/>
    <w:rsid w:val="008A3CA5"/>
    <w:rsid w:val="008A3D19"/>
    <w:rsid w:val="008A3FBD"/>
    <w:rsid w:val="008A401B"/>
    <w:rsid w:val="008A420F"/>
    <w:rsid w:val="008A42D4"/>
    <w:rsid w:val="008A43D9"/>
    <w:rsid w:val="008A47B1"/>
    <w:rsid w:val="008A4936"/>
    <w:rsid w:val="008A499C"/>
    <w:rsid w:val="008A4B3C"/>
    <w:rsid w:val="008A4CCD"/>
    <w:rsid w:val="008A4DFD"/>
    <w:rsid w:val="008A4E34"/>
    <w:rsid w:val="008A4E6F"/>
    <w:rsid w:val="008A4EA7"/>
    <w:rsid w:val="008A4EF5"/>
    <w:rsid w:val="008A5025"/>
    <w:rsid w:val="008A51ED"/>
    <w:rsid w:val="008A52E1"/>
    <w:rsid w:val="008A54D8"/>
    <w:rsid w:val="008A5501"/>
    <w:rsid w:val="008A5619"/>
    <w:rsid w:val="008A56D5"/>
    <w:rsid w:val="008A57BB"/>
    <w:rsid w:val="008A57C3"/>
    <w:rsid w:val="008A5B4C"/>
    <w:rsid w:val="008A614F"/>
    <w:rsid w:val="008A61F1"/>
    <w:rsid w:val="008A641D"/>
    <w:rsid w:val="008A643B"/>
    <w:rsid w:val="008A66FF"/>
    <w:rsid w:val="008A67D4"/>
    <w:rsid w:val="008A699C"/>
    <w:rsid w:val="008A6E8F"/>
    <w:rsid w:val="008A7092"/>
    <w:rsid w:val="008A72C1"/>
    <w:rsid w:val="008A7310"/>
    <w:rsid w:val="008A77E9"/>
    <w:rsid w:val="008A7817"/>
    <w:rsid w:val="008A7A49"/>
    <w:rsid w:val="008A7BCA"/>
    <w:rsid w:val="008A7C64"/>
    <w:rsid w:val="008A7EA4"/>
    <w:rsid w:val="008B027D"/>
    <w:rsid w:val="008B07C6"/>
    <w:rsid w:val="008B08DD"/>
    <w:rsid w:val="008B08F4"/>
    <w:rsid w:val="008B09C7"/>
    <w:rsid w:val="008B0A7E"/>
    <w:rsid w:val="008B0AD2"/>
    <w:rsid w:val="008B0AD5"/>
    <w:rsid w:val="008B0B4D"/>
    <w:rsid w:val="008B0C50"/>
    <w:rsid w:val="008B0F69"/>
    <w:rsid w:val="008B0F79"/>
    <w:rsid w:val="008B1096"/>
    <w:rsid w:val="008B10C7"/>
    <w:rsid w:val="008B113A"/>
    <w:rsid w:val="008B1395"/>
    <w:rsid w:val="008B156D"/>
    <w:rsid w:val="008B16B9"/>
    <w:rsid w:val="008B1754"/>
    <w:rsid w:val="008B18AF"/>
    <w:rsid w:val="008B1935"/>
    <w:rsid w:val="008B1939"/>
    <w:rsid w:val="008B197E"/>
    <w:rsid w:val="008B19F5"/>
    <w:rsid w:val="008B1A09"/>
    <w:rsid w:val="008B1ED2"/>
    <w:rsid w:val="008B21B8"/>
    <w:rsid w:val="008B2314"/>
    <w:rsid w:val="008B233C"/>
    <w:rsid w:val="008B23BF"/>
    <w:rsid w:val="008B2448"/>
    <w:rsid w:val="008B2497"/>
    <w:rsid w:val="008B2521"/>
    <w:rsid w:val="008B25A2"/>
    <w:rsid w:val="008B2F20"/>
    <w:rsid w:val="008B32CB"/>
    <w:rsid w:val="008B346C"/>
    <w:rsid w:val="008B3541"/>
    <w:rsid w:val="008B37A2"/>
    <w:rsid w:val="008B384C"/>
    <w:rsid w:val="008B391B"/>
    <w:rsid w:val="008B3A36"/>
    <w:rsid w:val="008B3C41"/>
    <w:rsid w:val="008B3D3D"/>
    <w:rsid w:val="008B3D8A"/>
    <w:rsid w:val="008B3EF2"/>
    <w:rsid w:val="008B3F1E"/>
    <w:rsid w:val="008B3F29"/>
    <w:rsid w:val="008B4327"/>
    <w:rsid w:val="008B44C8"/>
    <w:rsid w:val="008B4504"/>
    <w:rsid w:val="008B4626"/>
    <w:rsid w:val="008B46C3"/>
    <w:rsid w:val="008B46C7"/>
    <w:rsid w:val="008B4766"/>
    <w:rsid w:val="008B4809"/>
    <w:rsid w:val="008B49C0"/>
    <w:rsid w:val="008B49E0"/>
    <w:rsid w:val="008B4B89"/>
    <w:rsid w:val="008B4C62"/>
    <w:rsid w:val="008B4CB6"/>
    <w:rsid w:val="008B4D6E"/>
    <w:rsid w:val="008B4F05"/>
    <w:rsid w:val="008B5127"/>
    <w:rsid w:val="008B5192"/>
    <w:rsid w:val="008B529A"/>
    <w:rsid w:val="008B53BD"/>
    <w:rsid w:val="008B58E2"/>
    <w:rsid w:val="008B5B7C"/>
    <w:rsid w:val="008B5BBA"/>
    <w:rsid w:val="008B6036"/>
    <w:rsid w:val="008B6187"/>
    <w:rsid w:val="008B6209"/>
    <w:rsid w:val="008B69E8"/>
    <w:rsid w:val="008B6A25"/>
    <w:rsid w:val="008B6C72"/>
    <w:rsid w:val="008B6EE7"/>
    <w:rsid w:val="008B6F9A"/>
    <w:rsid w:val="008B704B"/>
    <w:rsid w:val="008B70DA"/>
    <w:rsid w:val="008B714B"/>
    <w:rsid w:val="008B72C4"/>
    <w:rsid w:val="008B742A"/>
    <w:rsid w:val="008B7630"/>
    <w:rsid w:val="008B76D1"/>
    <w:rsid w:val="008B76FC"/>
    <w:rsid w:val="008B7701"/>
    <w:rsid w:val="008B7AAB"/>
    <w:rsid w:val="008B7B45"/>
    <w:rsid w:val="008B7B73"/>
    <w:rsid w:val="008B7C47"/>
    <w:rsid w:val="008B7C7F"/>
    <w:rsid w:val="008B7D72"/>
    <w:rsid w:val="008C0125"/>
    <w:rsid w:val="008C015B"/>
    <w:rsid w:val="008C01A4"/>
    <w:rsid w:val="008C0627"/>
    <w:rsid w:val="008C0706"/>
    <w:rsid w:val="008C085A"/>
    <w:rsid w:val="008C09B0"/>
    <w:rsid w:val="008C0A79"/>
    <w:rsid w:val="008C0CAF"/>
    <w:rsid w:val="008C0DC3"/>
    <w:rsid w:val="008C0DCD"/>
    <w:rsid w:val="008C0EE3"/>
    <w:rsid w:val="008C1251"/>
    <w:rsid w:val="008C126E"/>
    <w:rsid w:val="008C13AC"/>
    <w:rsid w:val="008C145C"/>
    <w:rsid w:val="008C17D3"/>
    <w:rsid w:val="008C188A"/>
    <w:rsid w:val="008C1948"/>
    <w:rsid w:val="008C1BEA"/>
    <w:rsid w:val="008C1C1C"/>
    <w:rsid w:val="008C1E3B"/>
    <w:rsid w:val="008C1E44"/>
    <w:rsid w:val="008C1EFD"/>
    <w:rsid w:val="008C200C"/>
    <w:rsid w:val="008C208C"/>
    <w:rsid w:val="008C228F"/>
    <w:rsid w:val="008C2559"/>
    <w:rsid w:val="008C2624"/>
    <w:rsid w:val="008C284A"/>
    <w:rsid w:val="008C2BCF"/>
    <w:rsid w:val="008C2BE4"/>
    <w:rsid w:val="008C2D10"/>
    <w:rsid w:val="008C2D9D"/>
    <w:rsid w:val="008C2F15"/>
    <w:rsid w:val="008C2F4F"/>
    <w:rsid w:val="008C3092"/>
    <w:rsid w:val="008C30C7"/>
    <w:rsid w:val="008C3204"/>
    <w:rsid w:val="008C3261"/>
    <w:rsid w:val="008C36F9"/>
    <w:rsid w:val="008C389C"/>
    <w:rsid w:val="008C3A40"/>
    <w:rsid w:val="008C3A6A"/>
    <w:rsid w:val="008C3AAC"/>
    <w:rsid w:val="008C3AFB"/>
    <w:rsid w:val="008C3E02"/>
    <w:rsid w:val="008C3FAC"/>
    <w:rsid w:val="008C40D3"/>
    <w:rsid w:val="008C40F8"/>
    <w:rsid w:val="008C4160"/>
    <w:rsid w:val="008C41F6"/>
    <w:rsid w:val="008C42FB"/>
    <w:rsid w:val="008C4419"/>
    <w:rsid w:val="008C4492"/>
    <w:rsid w:val="008C488B"/>
    <w:rsid w:val="008C4C83"/>
    <w:rsid w:val="008C5179"/>
    <w:rsid w:val="008C51D5"/>
    <w:rsid w:val="008C5770"/>
    <w:rsid w:val="008C58C0"/>
    <w:rsid w:val="008C5A70"/>
    <w:rsid w:val="008C5BE2"/>
    <w:rsid w:val="008C5C1F"/>
    <w:rsid w:val="008C5C8E"/>
    <w:rsid w:val="008C5DE3"/>
    <w:rsid w:val="008C6214"/>
    <w:rsid w:val="008C63C4"/>
    <w:rsid w:val="008C63DB"/>
    <w:rsid w:val="008C64B1"/>
    <w:rsid w:val="008C64B8"/>
    <w:rsid w:val="008C66C3"/>
    <w:rsid w:val="008C6731"/>
    <w:rsid w:val="008C6994"/>
    <w:rsid w:val="008C6BC6"/>
    <w:rsid w:val="008C6BF6"/>
    <w:rsid w:val="008C6D8C"/>
    <w:rsid w:val="008C6F10"/>
    <w:rsid w:val="008C7140"/>
    <w:rsid w:val="008C7315"/>
    <w:rsid w:val="008C7344"/>
    <w:rsid w:val="008C76CE"/>
    <w:rsid w:val="008C7726"/>
    <w:rsid w:val="008C776C"/>
    <w:rsid w:val="008C780E"/>
    <w:rsid w:val="008C7882"/>
    <w:rsid w:val="008C78BD"/>
    <w:rsid w:val="008C7E45"/>
    <w:rsid w:val="008C7E7B"/>
    <w:rsid w:val="008D00BD"/>
    <w:rsid w:val="008D03AC"/>
    <w:rsid w:val="008D0443"/>
    <w:rsid w:val="008D057A"/>
    <w:rsid w:val="008D0589"/>
    <w:rsid w:val="008D06EA"/>
    <w:rsid w:val="008D07F5"/>
    <w:rsid w:val="008D0BE9"/>
    <w:rsid w:val="008D0F41"/>
    <w:rsid w:val="008D148A"/>
    <w:rsid w:val="008D1597"/>
    <w:rsid w:val="008D1714"/>
    <w:rsid w:val="008D1716"/>
    <w:rsid w:val="008D1787"/>
    <w:rsid w:val="008D190C"/>
    <w:rsid w:val="008D1AE8"/>
    <w:rsid w:val="008D1BED"/>
    <w:rsid w:val="008D1CF5"/>
    <w:rsid w:val="008D1EF9"/>
    <w:rsid w:val="008D20D7"/>
    <w:rsid w:val="008D21A1"/>
    <w:rsid w:val="008D23BC"/>
    <w:rsid w:val="008D24A5"/>
    <w:rsid w:val="008D2621"/>
    <w:rsid w:val="008D2657"/>
    <w:rsid w:val="008D2986"/>
    <w:rsid w:val="008D2AC0"/>
    <w:rsid w:val="008D2B9E"/>
    <w:rsid w:val="008D2BAD"/>
    <w:rsid w:val="008D2DDC"/>
    <w:rsid w:val="008D2DFC"/>
    <w:rsid w:val="008D3002"/>
    <w:rsid w:val="008D3281"/>
    <w:rsid w:val="008D32A8"/>
    <w:rsid w:val="008D343C"/>
    <w:rsid w:val="008D3501"/>
    <w:rsid w:val="008D3657"/>
    <w:rsid w:val="008D3A9A"/>
    <w:rsid w:val="008D3CE4"/>
    <w:rsid w:val="008D3E8F"/>
    <w:rsid w:val="008D3F27"/>
    <w:rsid w:val="008D407C"/>
    <w:rsid w:val="008D41D2"/>
    <w:rsid w:val="008D441F"/>
    <w:rsid w:val="008D4432"/>
    <w:rsid w:val="008D4437"/>
    <w:rsid w:val="008D445A"/>
    <w:rsid w:val="008D45F1"/>
    <w:rsid w:val="008D475A"/>
    <w:rsid w:val="008D4BEA"/>
    <w:rsid w:val="008D4C43"/>
    <w:rsid w:val="008D4D4A"/>
    <w:rsid w:val="008D4DAE"/>
    <w:rsid w:val="008D4F8C"/>
    <w:rsid w:val="008D5042"/>
    <w:rsid w:val="008D52A6"/>
    <w:rsid w:val="008D5400"/>
    <w:rsid w:val="008D54D8"/>
    <w:rsid w:val="008D57A9"/>
    <w:rsid w:val="008D57C0"/>
    <w:rsid w:val="008D5916"/>
    <w:rsid w:val="008D5B26"/>
    <w:rsid w:val="008D5BD4"/>
    <w:rsid w:val="008D5D4A"/>
    <w:rsid w:val="008D5EDC"/>
    <w:rsid w:val="008D610C"/>
    <w:rsid w:val="008D611C"/>
    <w:rsid w:val="008D63A2"/>
    <w:rsid w:val="008D662E"/>
    <w:rsid w:val="008D6996"/>
    <w:rsid w:val="008D6CEF"/>
    <w:rsid w:val="008D6E0C"/>
    <w:rsid w:val="008D6E5E"/>
    <w:rsid w:val="008D7011"/>
    <w:rsid w:val="008D73B5"/>
    <w:rsid w:val="008D750F"/>
    <w:rsid w:val="008D7574"/>
    <w:rsid w:val="008D75DE"/>
    <w:rsid w:val="008D795E"/>
    <w:rsid w:val="008D7979"/>
    <w:rsid w:val="008D7AA0"/>
    <w:rsid w:val="008D7AC4"/>
    <w:rsid w:val="008D7CC4"/>
    <w:rsid w:val="008D7F26"/>
    <w:rsid w:val="008E00EA"/>
    <w:rsid w:val="008E020F"/>
    <w:rsid w:val="008E02ED"/>
    <w:rsid w:val="008E03F1"/>
    <w:rsid w:val="008E0424"/>
    <w:rsid w:val="008E0712"/>
    <w:rsid w:val="008E08EF"/>
    <w:rsid w:val="008E0BD7"/>
    <w:rsid w:val="008E0C2A"/>
    <w:rsid w:val="008E0D37"/>
    <w:rsid w:val="008E0EF2"/>
    <w:rsid w:val="008E0F22"/>
    <w:rsid w:val="008E1195"/>
    <w:rsid w:val="008E1388"/>
    <w:rsid w:val="008E13D7"/>
    <w:rsid w:val="008E160E"/>
    <w:rsid w:val="008E170B"/>
    <w:rsid w:val="008E17D6"/>
    <w:rsid w:val="008E1AEF"/>
    <w:rsid w:val="008E1CA5"/>
    <w:rsid w:val="008E1E11"/>
    <w:rsid w:val="008E20D1"/>
    <w:rsid w:val="008E25E3"/>
    <w:rsid w:val="008E2948"/>
    <w:rsid w:val="008E29B9"/>
    <w:rsid w:val="008E2B00"/>
    <w:rsid w:val="008E2CD4"/>
    <w:rsid w:val="008E2DA5"/>
    <w:rsid w:val="008E2F9E"/>
    <w:rsid w:val="008E31A1"/>
    <w:rsid w:val="008E3283"/>
    <w:rsid w:val="008E32FA"/>
    <w:rsid w:val="008E33FF"/>
    <w:rsid w:val="008E34C8"/>
    <w:rsid w:val="008E35F7"/>
    <w:rsid w:val="008E3872"/>
    <w:rsid w:val="008E38E8"/>
    <w:rsid w:val="008E398E"/>
    <w:rsid w:val="008E39F9"/>
    <w:rsid w:val="008E3A3A"/>
    <w:rsid w:val="008E3DA3"/>
    <w:rsid w:val="008E3DAD"/>
    <w:rsid w:val="008E40B4"/>
    <w:rsid w:val="008E42A2"/>
    <w:rsid w:val="008E42BF"/>
    <w:rsid w:val="008E4495"/>
    <w:rsid w:val="008E484E"/>
    <w:rsid w:val="008E4865"/>
    <w:rsid w:val="008E495E"/>
    <w:rsid w:val="008E4B2C"/>
    <w:rsid w:val="008E4BAD"/>
    <w:rsid w:val="008E4E1B"/>
    <w:rsid w:val="008E4EDD"/>
    <w:rsid w:val="008E4FF6"/>
    <w:rsid w:val="008E53C2"/>
    <w:rsid w:val="008E571C"/>
    <w:rsid w:val="008E57AA"/>
    <w:rsid w:val="008E58A3"/>
    <w:rsid w:val="008E5A1B"/>
    <w:rsid w:val="008E5A34"/>
    <w:rsid w:val="008E5D35"/>
    <w:rsid w:val="008E5E1F"/>
    <w:rsid w:val="008E5E72"/>
    <w:rsid w:val="008E6566"/>
    <w:rsid w:val="008E6A90"/>
    <w:rsid w:val="008E6B17"/>
    <w:rsid w:val="008E6B5F"/>
    <w:rsid w:val="008E6C43"/>
    <w:rsid w:val="008E6CB4"/>
    <w:rsid w:val="008E6CDB"/>
    <w:rsid w:val="008E6EC9"/>
    <w:rsid w:val="008E71B8"/>
    <w:rsid w:val="008E7484"/>
    <w:rsid w:val="008E754C"/>
    <w:rsid w:val="008E756A"/>
    <w:rsid w:val="008E764D"/>
    <w:rsid w:val="008E76F1"/>
    <w:rsid w:val="008E77BA"/>
    <w:rsid w:val="008E781D"/>
    <w:rsid w:val="008E7864"/>
    <w:rsid w:val="008E78AD"/>
    <w:rsid w:val="008E79A4"/>
    <w:rsid w:val="008E79BA"/>
    <w:rsid w:val="008E7EA8"/>
    <w:rsid w:val="008E7EDA"/>
    <w:rsid w:val="008E7F5A"/>
    <w:rsid w:val="008E7FBC"/>
    <w:rsid w:val="008F0178"/>
    <w:rsid w:val="008F0302"/>
    <w:rsid w:val="008F038C"/>
    <w:rsid w:val="008F056C"/>
    <w:rsid w:val="008F06F9"/>
    <w:rsid w:val="008F0C8C"/>
    <w:rsid w:val="008F0CA9"/>
    <w:rsid w:val="008F0FDE"/>
    <w:rsid w:val="008F11D4"/>
    <w:rsid w:val="008F1293"/>
    <w:rsid w:val="008F141D"/>
    <w:rsid w:val="008F1496"/>
    <w:rsid w:val="008F14BE"/>
    <w:rsid w:val="008F1706"/>
    <w:rsid w:val="008F175C"/>
    <w:rsid w:val="008F18E2"/>
    <w:rsid w:val="008F18E5"/>
    <w:rsid w:val="008F1A2B"/>
    <w:rsid w:val="008F1AD9"/>
    <w:rsid w:val="008F1D3B"/>
    <w:rsid w:val="008F1D40"/>
    <w:rsid w:val="008F2053"/>
    <w:rsid w:val="008F20E7"/>
    <w:rsid w:val="008F21BC"/>
    <w:rsid w:val="008F22AB"/>
    <w:rsid w:val="008F296A"/>
    <w:rsid w:val="008F2AE8"/>
    <w:rsid w:val="008F2EA2"/>
    <w:rsid w:val="008F313D"/>
    <w:rsid w:val="008F31A7"/>
    <w:rsid w:val="008F33F9"/>
    <w:rsid w:val="008F377D"/>
    <w:rsid w:val="008F39E6"/>
    <w:rsid w:val="008F3A35"/>
    <w:rsid w:val="008F3C93"/>
    <w:rsid w:val="008F3DC6"/>
    <w:rsid w:val="008F4154"/>
    <w:rsid w:val="008F43F8"/>
    <w:rsid w:val="008F47A3"/>
    <w:rsid w:val="008F4911"/>
    <w:rsid w:val="008F5076"/>
    <w:rsid w:val="008F5116"/>
    <w:rsid w:val="008F55F6"/>
    <w:rsid w:val="008F5764"/>
    <w:rsid w:val="008F5AFE"/>
    <w:rsid w:val="008F5E5C"/>
    <w:rsid w:val="008F5FAD"/>
    <w:rsid w:val="008F6038"/>
    <w:rsid w:val="008F603B"/>
    <w:rsid w:val="008F60D6"/>
    <w:rsid w:val="008F616A"/>
    <w:rsid w:val="008F61C7"/>
    <w:rsid w:val="008F6376"/>
    <w:rsid w:val="008F63E1"/>
    <w:rsid w:val="008F64CC"/>
    <w:rsid w:val="008F652D"/>
    <w:rsid w:val="008F65A8"/>
    <w:rsid w:val="008F67EC"/>
    <w:rsid w:val="008F6E0D"/>
    <w:rsid w:val="008F6E70"/>
    <w:rsid w:val="008F6E8D"/>
    <w:rsid w:val="008F6EF4"/>
    <w:rsid w:val="008F7014"/>
    <w:rsid w:val="008F748B"/>
    <w:rsid w:val="008F7685"/>
    <w:rsid w:val="008F76CA"/>
    <w:rsid w:val="008F78C1"/>
    <w:rsid w:val="008F7994"/>
    <w:rsid w:val="008F7A4C"/>
    <w:rsid w:val="008F7AD0"/>
    <w:rsid w:val="008F7B7E"/>
    <w:rsid w:val="008F7E23"/>
    <w:rsid w:val="009001A1"/>
    <w:rsid w:val="009001A7"/>
    <w:rsid w:val="0090036B"/>
    <w:rsid w:val="009003B7"/>
    <w:rsid w:val="00900635"/>
    <w:rsid w:val="00900663"/>
    <w:rsid w:val="009006D8"/>
    <w:rsid w:val="009008BD"/>
    <w:rsid w:val="00900B33"/>
    <w:rsid w:val="00900DA2"/>
    <w:rsid w:val="00900F02"/>
    <w:rsid w:val="00900F1B"/>
    <w:rsid w:val="00900F1C"/>
    <w:rsid w:val="009013B1"/>
    <w:rsid w:val="009014A4"/>
    <w:rsid w:val="00901589"/>
    <w:rsid w:val="009015CC"/>
    <w:rsid w:val="009015E1"/>
    <w:rsid w:val="00901834"/>
    <w:rsid w:val="009019DB"/>
    <w:rsid w:val="00901A8C"/>
    <w:rsid w:val="00901BD2"/>
    <w:rsid w:val="00901D5F"/>
    <w:rsid w:val="00902049"/>
    <w:rsid w:val="00902275"/>
    <w:rsid w:val="009025BB"/>
    <w:rsid w:val="00902659"/>
    <w:rsid w:val="00902781"/>
    <w:rsid w:val="009028D4"/>
    <w:rsid w:val="009028F9"/>
    <w:rsid w:val="009029C9"/>
    <w:rsid w:val="00902AAB"/>
    <w:rsid w:val="00902C41"/>
    <w:rsid w:val="00902D28"/>
    <w:rsid w:val="00902F09"/>
    <w:rsid w:val="0090302E"/>
    <w:rsid w:val="009030FC"/>
    <w:rsid w:val="0090331F"/>
    <w:rsid w:val="0090367A"/>
    <w:rsid w:val="009036B8"/>
    <w:rsid w:val="00903769"/>
    <w:rsid w:val="00903950"/>
    <w:rsid w:val="00903975"/>
    <w:rsid w:val="00903B54"/>
    <w:rsid w:val="00903BB8"/>
    <w:rsid w:val="00903C58"/>
    <w:rsid w:val="00903C60"/>
    <w:rsid w:val="00903EEB"/>
    <w:rsid w:val="00903F78"/>
    <w:rsid w:val="009043C2"/>
    <w:rsid w:val="009044B7"/>
    <w:rsid w:val="00904660"/>
    <w:rsid w:val="009046D3"/>
    <w:rsid w:val="0090475D"/>
    <w:rsid w:val="00904899"/>
    <w:rsid w:val="00904AC5"/>
    <w:rsid w:val="00904AEB"/>
    <w:rsid w:val="00904BE0"/>
    <w:rsid w:val="00904D1F"/>
    <w:rsid w:val="00904EDD"/>
    <w:rsid w:val="009050FC"/>
    <w:rsid w:val="00905318"/>
    <w:rsid w:val="009057AF"/>
    <w:rsid w:val="00905A60"/>
    <w:rsid w:val="00905A9B"/>
    <w:rsid w:val="00905C07"/>
    <w:rsid w:val="00905CC8"/>
    <w:rsid w:val="00905D4D"/>
    <w:rsid w:val="00905E80"/>
    <w:rsid w:val="00905F21"/>
    <w:rsid w:val="009061D6"/>
    <w:rsid w:val="009062E7"/>
    <w:rsid w:val="009064CB"/>
    <w:rsid w:val="00906992"/>
    <w:rsid w:val="00906A70"/>
    <w:rsid w:val="00906B82"/>
    <w:rsid w:val="00906C12"/>
    <w:rsid w:val="00906C17"/>
    <w:rsid w:val="00906CC3"/>
    <w:rsid w:val="00906D39"/>
    <w:rsid w:val="00906E9B"/>
    <w:rsid w:val="00906FB0"/>
    <w:rsid w:val="0090709B"/>
    <w:rsid w:val="009070F9"/>
    <w:rsid w:val="0090728F"/>
    <w:rsid w:val="0090731A"/>
    <w:rsid w:val="0090735C"/>
    <w:rsid w:val="0090746C"/>
    <w:rsid w:val="00907525"/>
    <w:rsid w:val="00907662"/>
    <w:rsid w:val="009077B1"/>
    <w:rsid w:val="00907D0D"/>
    <w:rsid w:val="00907E7D"/>
    <w:rsid w:val="00907EE2"/>
    <w:rsid w:val="009103CD"/>
    <w:rsid w:val="00910459"/>
    <w:rsid w:val="0091058C"/>
    <w:rsid w:val="00910686"/>
    <w:rsid w:val="009106CD"/>
    <w:rsid w:val="009108B6"/>
    <w:rsid w:val="009109F6"/>
    <w:rsid w:val="00910BBE"/>
    <w:rsid w:val="00910EA0"/>
    <w:rsid w:val="009110A1"/>
    <w:rsid w:val="00911356"/>
    <w:rsid w:val="0091135F"/>
    <w:rsid w:val="00911498"/>
    <w:rsid w:val="0091165D"/>
    <w:rsid w:val="009117F1"/>
    <w:rsid w:val="0091184E"/>
    <w:rsid w:val="0091191F"/>
    <w:rsid w:val="0091198F"/>
    <w:rsid w:val="00911AC7"/>
    <w:rsid w:val="00911ADE"/>
    <w:rsid w:val="00911DC2"/>
    <w:rsid w:val="00911E9A"/>
    <w:rsid w:val="00911F61"/>
    <w:rsid w:val="00912001"/>
    <w:rsid w:val="00912074"/>
    <w:rsid w:val="0091220E"/>
    <w:rsid w:val="00912219"/>
    <w:rsid w:val="00912265"/>
    <w:rsid w:val="009122FF"/>
    <w:rsid w:val="00912384"/>
    <w:rsid w:val="00912945"/>
    <w:rsid w:val="00912D6B"/>
    <w:rsid w:val="00912E2F"/>
    <w:rsid w:val="00912E9A"/>
    <w:rsid w:val="00913136"/>
    <w:rsid w:val="00913215"/>
    <w:rsid w:val="009132D1"/>
    <w:rsid w:val="00913430"/>
    <w:rsid w:val="009134DF"/>
    <w:rsid w:val="00913612"/>
    <w:rsid w:val="009138BD"/>
    <w:rsid w:val="00913A2C"/>
    <w:rsid w:val="0091406F"/>
    <w:rsid w:val="0091415D"/>
    <w:rsid w:val="00914180"/>
    <w:rsid w:val="00914195"/>
    <w:rsid w:val="0091497F"/>
    <w:rsid w:val="00914A67"/>
    <w:rsid w:val="00914E15"/>
    <w:rsid w:val="00914FC5"/>
    <w:rsid w:val="009150D9"/>
    <w:rsid w:val="00915115"/>
    <w:rsid w:val="009151DC"/>
    <w:rsid w:val="009152D5"/>
    <w:rsid w:val="00915386"/>
    <w:rsid w:val="009153E0"/>
    <w:rsid w:val="0091543D"/>
    <w:rsid w:val="009154A6"/>
    <w:rsid w:val="00915585"/>
    <w:rsid w:val="009155CA"/>
    <w:rsid w:val="00915674"/>
    <w:rsid w:val="0091585C"/>
    <w:rsid w:val="00915969"/>
    <w:rsid w:val="00915AAF"/>
    <w:rsid w:val="00915B2A"/>
    <w:rsid w:val="00915D3D"/>
    <w:rsid w:val="00915E05"/>
    <w:rsid w:val="00915E3D"/>
    <w:rsid w:val="00915F29"/>
    <w:rsid w:val="00915F45"/>
    <w:rsid w:val="00915FE6"/>
    <w:rsid w:val="0091631C"/>
    <w:rsid w:val="00916505"/>
    <w:rsid w:val="00916544"/>
    <w:rsid w:val="00916659"/>
    <w:rsid w:val="009166F6"/>
    <w:rsid w:val="0091695F"/>
    <w:rsid w:val="00916988"/>
    <w:rsid w:val="009169F9"/>
    <w:rsid w:val="00916BCE"/>
    <w:rsid w:val="00916D0E"/>
    <w:rsid w:val="00916E66"/>
    <w:rsid w:val="009171CA"/>
    <w:rsid w:val="009172FD"/>
    <w:rsid w:val="009175D6"/>
    <w:rsid w:val="00917675"/>
    <w:rsid w:val="0091775B"/>
    <w:rsid w:val="00917996"/>
    <w:rsid w:val="00917DC3"/>
    <w:rsid w:val="00917E14"/>
    <w:rsid w:val="0092015F"/>
    <w:rsid w:val="0092016C"/>
    <w:rsid w:val="00920211"/>
    <w:rsid w:val="009206BE"/>
    <w:rsid w:val="0092078C"/>
    <w:rsid w:val="00920810"/>
    <w:rsid w:val="00920A6E"/>
    <w:rsid w:val="00920B0A"/>
    <w:rsid w:val="00920BBB"/>
    <w:rsid w:val="00920C4D"/>
    <w:rsid w:val="00920CAE"/>
    <w:rsid w:val="00920D5A"/>
    <w:rsid w:val="00920D79"/>
    <w:rsid w:val="00920F44"/>
    <w:rsid w:val="00921281"/>
    <w:rsid w:val="00921369"/>
    <w:rsid w:val="009213EB"/>
    <w:rsid w:val="0092182C"/>
    <w:rsid w:val="00921D6A"/>
    <w:rsid w:val="00921F3C"/>
    <w:rsid w:val="00921FEE"/>
    <w:rsid w:val="009221D8"/>
    <w:rsid w:val="00922346"/>
    <w:rsid w:val="009224D7"/>
    <w:rsid w:val="00922563"/>
    <w:rsid w:val="009227F0"/>
    <w:rsid w:val="00922C50"/>
    <w:rsid w:val="00922C6D"/>
    <w:rsid w:val="00922DD1"/>
    <w:rsid w:val="00922FE4"/>
    <w:rsid w:val="009231D7"/>
    <w:rsid w:val="00923349"/>
    <w:rsid w:val="00923465"/>
    <w:rsid w:val="00923509"/>
    <w:rsid w:val="009235BF"/>
    <w:rsid w:val="00923702"/>
    <w:rsid w:val="009237BD"/>
    <w:rsid w:val="009239ED"/>
    <w:rsid w:val="00923E51"/>
    <w:rsid w:val="00923EA9"/>
    <w:rsid w:val="00923F5D"/>
    <w:rsid w:val="00924247"/>
    <w:rsid w:val="00924360"/>
    <w:rsid w:val="009243F8"/>
    <w:rsid w:val="00924584"/>
    <w:rsid w:val="009245A2"/>
    <w:rsid w:val="00924745"/>
    <w:rsid w:val="00924763"/>
    <w:rsid w:val="00924BB3"/>
    <w:rsid w:val="00924D69"/>
    <w:rsid w:val="00924DA1"/>
    <w:rsid w:val="00924E4F"/>
    <w:rsid w:val="00925070"/>
    <w:rsid w:val="00925208"/>
    <w:rsid w:val="009252F3"/>
    <w:rsid w:val="009253F8"/>
    <w:rsid w:val="009254C6"/>
    <w:rsid w:val="009258E5"/>
    <w:rsid w:val="009264A4"/>
    <w:rsid w:val="0092653C"/>
    <w:rsid w:val="00926636"/>
    <w:rsid w:val="00926698"/>
    <w:rsid w:val="009266AC"/>
    <w:rsid w:val="00926BE6"/>
    <w:rsid w:val="00926C71"/>
    <w:rsid w:val="00926EFC"/>
    <w:rsid w:val="00926F1A"/>
    <w:rsid w:val="0092700F"/>
    <w:rsid w:val="00927210"/>
    <w:rsid w:val="00927301"/>
    <w:rsid w:val="00927677"/>
    <w:rsid w:val="0092778B"/>
    <w:rsid w:val="00927838"/>
    <w:rsid w:val="00927B3B"/>
    <w:rsid w:val="00927BC7"/>
    <w:rsid w:val="00927C47"/>
    <w:rsid w:val="00927C8A"/>
    <w:rsid w:val="00927DCB"/>
    <w:rsid w:val="00927DED"/>
    <w:rsid w:val="0093021C"/>
    <w:rsid w:val="00930295"/>
    <w:rsid w:val="00930831"/>
    <w:rsid w:val="0093087B"/>
    <w:rsid w:val="00930E41"/>
    <w:rsid w:val="00930F4F"/>
    <w:rsid w:val="009311CD"/>
    <w:rsid w:val="00931700"/>
    <w:rsid w:val="00931B10"/>
    <w:rsid w:val="00931BBA"/>
    <w:rsid w:val="00931C68"/>
    <w:rsid w:val="00931CC5"/>
    <w:rsid w:val="00931DC1"/>
    <w:rsid w:val="00931FDD"/>
    <w:rsid w:val="00931FF6"/>
    <w:rsid w:val="00932118"/>
    <w:rsid w:val="00932390"/>
    <w:rsid w:val="00932632"/>
    <w:rsid w:val="009326FC"/>
    <w:rsid w:val="00932783"/>
    <w:rsid w:val="0093278B"/>
    <w:rsid w:val="009327C0"/>
    <w:rsid w:val="00932894"/>
    <w:rsid w:val="009328B1"/>
    <w:rsid w:val="009328E0"/>
    <w:rsid w:val="009329E6"/>
    <w:rsid w:val="00932B0C"/>
    <w:rsid w:val="00932B0D"/>
    <w:rsid w:val="00932BA0"/>
    <w:rsid w:val="00932D79"/>
    <w:rsid w:val="00932D7F"/>
    <w:rsid w:val="00932F31"/>
    <w:rsid w:val="009331AE"/>
    <w:rsid w:val="0093330F"/>
    <w:rsid w:val="00933527"/>
    <w:rsid w:val="00933744"/>
    <w:rsid w:val="009337E1"/>
    <w:rsid w:val="009339C2"/>
    <w:rsid w:val="00933BC4"/>
    <w:rsid w:val="00933CAC"/>
    <w:rsid w:val="00934067"/>
    <w:rsid w:val="0093420D"/>
    <w:rsid w:val="009342D7"/>
    <w:rsid w:val="009348DF"/>
    <w:rsid w:val="00934998"/>
    <w:rsid w:val="00934BC2"/>
    <w:rsid w:val="00934D63"/>
    <w:rsid w:val="00934E6B"/>
    <w:rsid w:val="00934E81"/>
    <w:rsid w:val="00934FEE"/>
    <w:rsid w:val="00935681"/>
    <w:rsid w:val="00935783"/>
    <w:rsid w:val="009357E0"/>
    <w:rsid w:val="00935993"/>
    <w:rsid w:val="009359E0"/>
    <w:rsid w:val="00935A7C"/>
    <w:rsid w:val="00935AEC"/>
    <w:rsid w:val="00935BEC"/>
    <w:rsid w:val="00935D09"/>
    <w:rsid w:val="00935D6E"/>
    <w:rsid w:val="00935E77"/>
    <w:rsid w:val="00936241"/>
    <w:rsid w:val="009362BB"/>
    <w:rsid w:val="0093632D"/>
    <w:rsid w:val="00936623"/>
    <w:rsid w:val="009369D4"/>
    <w:rsid w:val="00936C02"/>
    <w:rsid w:val="00936ED0"/>
    <w:rsid w:val="00936EF0"/>
    <w:rsid w:val="00936EFD"/>
    <w:rsid w:val="00937001"/>
    <w:rsid w:val="00937142"/>
    <w:rsid w:val="009371FE"/>
    <w:rsid w:val="00937294"/>
    <w:rsid w:val="009372CD"/>
    <w:rsid w:val="00937568"/>
    <w:rsid w:val="009375B9"/>
    <w:rsid w:val="009375DC"/>
    <w:rsid w:val="009377A3"/>
    <w:rsid w:val="009379DC"/>
    <w:rsid w:val="00937D29"/>
    <w:rsid w:val="00937E77"/>
    <w:rsid w:val="00937F7E"/>
    <w:rsid w:val="009405E0"/>
    <w:rsid w:val="00940A1E"/>
    <w:rsid w:val="00940B05"/>
    <w:rsid w:val="00940D1F"/>
    <w:rsid w:val="00940D79"/>
    <w:rsid w:val="00940DE1"/>
    <w:rsid w:val="00940E42"/>
    <w:rsid w:val="00940F94"/>
    <w:rsid w:val="00941042"/>
    <w:rsid w:val="00941468"/>
    <w:rsid w:val="00941537"/>
    <w:rsid w:val="009415EA"/>
    <w:rsid w:val="009416A4"/>
    <w:rsid w:val="009418C8"/>
    <w:rsid w:val="009419C2"/>
    <w:rsid w:val="00941AD7"/>
    <w:rsid w:val="00941C2D"/>
    <w:rsid w:val="00941C88"/>
    <w:rsid w:val="00941D34"/>
    <w:rsid w:val="00941D70"/>
    <w:rsid w:val="009421A4"/>
    <w:rsid w:val="009422AD"/>
    <w:rsid w:val="0094245F"/>
    <w:rsid w:val="009425E4"/>
    <w:rsid w:val="009425E8"/>
    <w:rsid w:val="009429D0"/>
    <w:rsid w:val="00942AED"/>
    <w:rsid w:val="00942C5F"/>
    <w:rsid w:val="00943035"/>
    <w:rsid w:val="0094309B"/>
    <w:rsid w:val="00943167"/>
    <w:rsid w:val="00943171"/>
    <w:rsid w:val="009431AB"/>
    <w:rsid w:val="0094321C"/>
    <w:rsid w:val="009432FB"/>
    <w:rsid w:val="00943340"/>
    <w:rsid w:val="00943554"/>
    <w:rsid w:val="009438ED"/>
    <w:rsid w:val="0094397C"/>
    <w:rsid w:val="00943DA2"/>
    <w:rsid w:val="00943F64"/>
    <w:rsid w:val="0094412D"/>
    <w:rsid w:val="00944362"/>
    <w:rsid w:val="00944433"/>
    <w:rsid w:val="0094444F"/>
    <w:rsid w:val="00944741"/>
    <w:rsid w:val="0094495F"/>
    <w:rsid w:val="0094499E"/>
    <w:rsid w:val="009449DE"/>
    <w:rsid w:val="00944AE8"/>
    <w:rsid w:val="00944C2B"/>
    <w:rsid w:val="00944D4F"/>
    <w:rsid w:val="00944D99"/>
    <w:rsid w:val="00944D9B"/>
    <w:rsid w:val="00944E12"/>
    <w:rsid w:val="00945028"/>
    <w:rsid w:val="0094521A"/>
    <w:rsid w:val="009453A5"/>
    <w:rsid w:val="009454E2"/>
    <w:rsid w:val="00945539"/>
    <w:rsid w:val="0094557D"/>
    <w:rsid w:val="0094576C"/>
    <w:rsid w:val="00945871"/>
    <w:rsid w:val="009459D6"/>
    <w:rsid w:val="00945A5F"/>
    <w:rsid w:val="00945A76"/>
    <w:rsid w:val="00945AFA"/>
    <w:rsid w:val="00945C27"/>
    <w:rsid w:val="00945C4A"/>
    <w:rsid w:val="00945C53"/>
    <w:rsid w:val="00945CCC"/>
    <w:rsid w:val="00945D5F"/>
    <w:rsid w:val="00945EE3"/>
    <w:rsid w:val="009462E6"/>
    <w:rsid w:val="00946332"/>
    <w:rsid w:val="00946548"/>
    <w:rsid w:val="009465D8"/>
    <w:rsid w:val="009467FC"/>
    <w:rsid w:val="009469F1"/>
    <w:rsid w:val="00946ADF"/>
    <w:rsid w:val="00946CEF"/>
    <w:rsid w:val="00946D84"/>
    <w:rsid w:val="00946D96"/>
    <w:rsid w:val="00946DCA"/>
    <w:rsid w:val="00946DCE"/>
    <w:rsid w:val="00946F7F"/>
    <w:rsid w:val="00946FD3"/>
    <w:rsid w:val="009471CA"/>
    <w:rsid w:val="00947549"/>
    <w:rsid w:val="009476AE"/>
    <w:rsid w:val="009477BC"/>
    <w:rsid w:val="00947B8D"/>
    <w:rsid w:val="00947D5D"/>
    <w:rsid w:val="009500F9"/>
    <w:rsid w:val="009501F4"/>
    <w:rsid w:val="0095022B"/>
    <w:rsid w:val="00950384"/>
    <w:rsid w:val="00950609"/>
    <w:rsid w:val="00950619"/>
    <w:rsid w:val="009506EA"/>
    <w:rsid w:val="00950A2B"/>
    <w:rsid w:val="00950E95"/>
    <w:rsid w:val="00950EA2"/>
    <w:rsid w:val="00950F4B"/>
    <w:rsid w:val="00950F89"/>
    <w:rsid w:val="0095108E"/>
    <w:rsid w:val="0095133A"/>
    <w:rsid w:val="0095135F"/>
    <w:rsid w:val="009513D7"/>
    <w:rsid w:val="00951477"/>
    <w:rsid w:val="00951703"/>
    <w:rsid w:val="00951806"/>
    <w:rsid w:val="00951944"/>
    <w:rsid w:val="00951962"/>
    <w:rsid w:val="00951AAB"/>
    <w:rsid w:val="00951B3C"/>
    <w:rsid w:val="00951DF7"/>
    <w:rsid w:val="00951E91"/>
    <w:rsid w:val="00952357"/>
    <w:rsid w:val="009523DE"/>
    <w:rsid w:val="0095263B"/>
    <w:rsid w:val="00952716"/>
    <w:rsid w:val="00952920"/>
    <w:rsid w:val="009529E6"/>
    <w:rsid w:val="00952AFA"/>
    <w:rsid w:val="00952D69"/>
    <w:rsid w:val="00952E8E"/>
    <w:rsid w:val="00952F15"/>
    <w:rsid w:val="00953166"/>
    <w:rsid w:val="009533D9"/>
    <w:rsid w:val="00953670"/>
    <w:rsid w:val="009539C0"/>
    <w:rsid w:val="00953A6C"/>
    <w:rsid w:val="00953DBB"/>
    <w:rsid w:val="00953EFE"/>
    <w:rsid w:val="009540A8"/>
    <w:rsid w:val="00954514"/>
    <w:rsid w:val="00954642"/>
    <w:rsid w:val="0095472E"/>
    <w:rsid w:val="009549C0"/>
    <w:rsid w:val="00954BAB"/>
    <w:rsid w:val="00954C70"/>
    <w:rsid w:val="00954C84"/>
    <w:rsid w:val="00954EEF"/>
    <w:rsid w:val="0095510D"/>
    <w:rsid w:val="0095526F"/>
    <w:rsid w:val="0095533A"/>
    <w:rsid w:val="0095535C"/>
    <w:rsid w:val="009553BF"/>
    <w:rsid w:val="00955454"/>
    <w:rsid w:val="0095555E"/>
    <w:rsid w:val="009556A9"/>
    <w:rsid w:val="00955994"/>
    <w:rsid w:val="00955A4E"/>
    <w:rsid w:val="00955AB3"/>
    <w:rsid w:val="00955B3B"/>
    <w:rsid w:val="00955D95"/>
    <w:rsid w:val="00955F68"/>
    <w:rsid w:val="00956360"/>
    <w:rsid w:val="00956638"/>
    <w:rsid w:val="009566AE"/>
    <w:rsid w:val="009566FC"/>
    <w:rsid w:val="00956824"/>
    <w:rsid w:val="00956FC0"/>
    <w:rsid w:val="009574B9"/>
    <w:rsid w:val="00957A50"/>
    <w:rsid w:val="00957B60"/>
    <w:rsid w:val="00957C16"/>
    <w:rsid w:val="00957CAA"/>
    <w:rsid w:val="00957E0C"/>
    <w:rsid w:val="00957FA3"/>
    <w:rsid w:val="00960442"/>
    <w:rsid w:val="00960545"/>
    <w:rsid w:val="0096068F"/>
    <w:rsid w:val="009608C7"/>
    <w:rsid w:val="00960AD1"/>
    <w:rsid w:val="00960B77"/>
    <w:rsid w:val="00960C3A"/>
    <w:rsid w:val="00960CAE"/>
    <w:rsid w:val="00960CF8"/>
    <w:rsid w:val="00960DED"/>
    <w:rsid w:val="00961029"/>
    <w:rsid w:val="009610CF"/>
    <w:rsid w:val="009611BE"/>
    <w:rsid w:val="0096126F"/>
    <w:rsid w:val="0096128C"/>
    <w:rsid w:val="009613E7"/>
    <w:rsid w:val="009615A6"/>
    <w:rsid w:val="009615AF"/>
    <w:rsid w:val="00961722"/>
    <w:rsid w:val="00961E88"/>
    <w:rsid w:val="009624A9"/>
    <w:rsid w:val="0096283A"/>
    <w:rsid w:val="009629C1"/>
    <w:rsid w:val="009629DB"/>
    <w:rsid w:val="00962A09"/>
    <w:rsid w:val="00962B49"/>
    <w:rsid w:val="00962B82"/>
    <w:rsid w:val="00962BBF"/>
    <w:rsid w:val="00962C2B"/>
    <w:rsid w:val="00962C8F"/>
    <w:rsid w:val="00962CFC"/>
    <w:rsid w:val="00962D3D"/>
    <w:rsid w:val="00962D60"/>
    <w:rsid w:val="00962EB1"/>
    <w:rsid w:val="009630DF"/>
    <w:rsid w:val="009630F7"/>
    <w:rsid w:val="00963112"/>
    <w:rsid w:val="00963341"/>
    <w:rsid w:val="00963379"/>
    <w:rsid w:val="009636D8"/>
    <w:rsid w:val="0096377F"/>
    <w:rsid w:val="009638DE"/>
    <w:rsid w:val="00963945"/>
    <w:rsid w:val="00963CBF"/>
    <w:rsid w:val="00963D4E"/>
    <w:rsid w:val="009640CA"/>
    <w:rsid w:val="00964307"/>
    <w:rsid w:val="009643A7"/>
    <w:rsid w:val="00964439"/>
    <w:rsid w:val="009646BA"/>
    <w:rsid w:val="009646D1"/>
    <w:rsid w:val="00964805"/>
    <w:rsid w:val="00964901"/>
    <w:rsid w:val="00964A5A"/>
    <w:rsid w:val="00964D33"/>
    <w:rsid w:val="00964F14"/>
    <w:rsid w:val="009658D6"/>
    <w:rsid w:val="00965A7D"/>
    <w:rsid w:val="00965DDF"/>
    <w:rsid w:val="00965E20"/>
    <w:rsid w:val="00965F7A"/>
    <w:rsid w:val="0096602C"/>
    <w:rsid w:val="00966136"/>
    <w:rsid w:val="00966297"/>
    <w:rsid w:val="00966339"/>
    <w:rsid w:val="0096668C"/>
    <w:rsid w:val="009666E5"/>
    <w:rsid w:val="0096675B"/>
    <w:rsid w:val="00966A85"/>
    <w:rsid w:val="00966A91"/>
    <w:rsid w:val="00966B69"/>
    <w:rsid w:val="00966BA1"/>
    <w:rsid w:val="00966CA8"/>
    <w:rsid w:val="00966ECF"/>
    <w:rsid w:val="00966EDC"/>
    <w:rsid w:val="00966F6D"/>
    <w:rsid w:val="00967124"/>
    <w:rsid w:val="009672F1"/>
    <w:rsid w:val="00967403"/>
    <w:rsid w:val="0096756E"/>
    <w:rsid w:val="0096759B"/>
    <w:rsid w:val="00967760"/>
    <w:rsid w:val="00967764"/>
    <w:rsid w:val="0096782E"/>
    <w:rsid w:val="00967866"/>
    <w:rsid w:val="00967AF2"/>
    <w:rsid w:val="00967C9F"/>
    <w:rsid w:val="00967D70"/>
    <w:rsid w:val="00967FF6"/>
    <w:rsid w:val="00970228"/>
    <w:rsid w:val="00970366"/>
    <w:rsid w:val="009706DB"/>
    <w:rsid w:val="00970770"/>
    <w:rsid w:val="00970A70"/>
    <w:rsid w:val="00970A91"/>
    <w:rsid w:val="00970AF8"/>
    <w:rsid w:val="00970AFC"/>
    <w:rsid w:val="00970C62"/>
    <w:rsid w:val="00970F4F"/>
    <w:rsid w:val="009711AD"/>
    <w:rsid w:val="00971359"/>
    <w:rsid w:val="00971372"/>
    <w:rsid w:val="009716DD"/>
    <w:rsid w:val="00971AF4"/>
    <w:rsid w:val="00971BC7"/>
    <w:rsid w:val="00971D8D"/>
    <w:rsid w:val="00972020"/>
    <w:rsid w:val="0097229F"/>
    <w:rsid w:val="009722B7"/>
    <w:rsid w:val="00972636"/>
    <w:rsid w:val="0097268F"/>
    <w:rsid w:val="009727F3"/>
    <w:rsid w:val="0097284C"/>
    <w:rsid w:val="009728BB"/>
    <w:rsid w:val="00972DDF"/>
    <w:rsid w:val="0097314F"/>
    <w:rsid w:val="0097320A"/>
    <w:rsid w:val="009733EE"/>
    <w:rsid w:val="009736D2"/>
    <w:rsid w:val="00973780"/>
    <w:rsid w:val="009737C7"/>
    <w:rsid w:val="00973B6B"/>
    <w:rsid w:val="00973BA1"/>
    <w:rsid w:val="00973D5C"/>
    <w:rsid w:val="00973DA5"/>
    <w:rsid w:val="00973E91"/>
    <w:rsid w:val="00973EDC"/>
    <w:rsid w:val="00973F6E"/>
    <w:rsid w:val="009741D9"/>
    <w:rsid w:val="00974287"/>
    <w:rsid w:val="00974690"/>
    <w:rsid w:val="009746C4"/>
    <w:rsid w:val="00974851"/>
    <w:rsid w:val="00974D4D"/>
    <w:rsid w:val="00974E5F"/>
    <w:rsid w:val="00974EBE"/>
    <w:rsid w:val="00974F6C"/>
    <w:rsid w:val="0097505B"/>
    <w:rsid w:val="0097507E"/>
    <w:rsid w:val="009750C2"/>
    <w:rsid w:val="00975168"/>
    <w:rsid w:val="0097526B"/>
    <w:rsid w:val="009754DD"/>
    <w:rsid w:val="009756B1"/>
    <w:rsid w:val="009757CE"/>
    <w:rsid w:val="00975981"/>
    <w:rsid w:val="009759BD"/>
    <w:rsid w:val="00975A7E"/>
    <w:rsid w:val="00975CE5"/>
    <w:rsid w:val="00975F5D"/>
    <w:rsid w:val="0097610C"/>
    <w:rsid w:val="00976226"/>
    <w:rsid w:val="00976380"/>
    <w:rsid w:val="009764FD"/>
    <w:rsid w:val="00976570"/>
    <w:rsid w:val="0097667C"/>
    <w:rsid w:val="009766C3"/>
    <w:rsid w:val="009766F9"/>
    <w:rsid w:val="009767C5"/>
    <w:rsid w:val="009769F0"/>
    <w:rsid w:val="00976ABF"/>
    <w:rsid w:val="00976BBC"/>
    <w:rsid w:val="00976DB3"/>
    <w:rsid w:val="00976E29"/>
    <w:rsid w:val="00976E2F"/>
    <w:rsid w:val="00976EAD"/>
    <w:rsid w:val="00976F7C"/>
    <w:rsid w:val="00976F92"/>
    <w:rsid w:val="0097708C"/>
    <w:rsid w:val="009770DC"/>
    <w:rsid w:val="0097712B"/>
    <w:rsid w:val="009773DC"/>
    <w:rsid w:val="009774D5"/>
    <w:rsid w:val="00977570"/>
    <w:rsid w:val="009776D2"/>
    <w:rsid w:val="00977751"/>
    <w:rsid w:val="0097776A"/>
    <w:rsid w:val="009777AF"/>
    <w:rsid w:val="00977992"/>
    <w:rsid w:val="009779C3"/>
    <w:rsid w:val="00977BA0"/>
    <w:rsid w:val="00977D10"/>
    <w:rsid w:val="00977E5F"/>
    <w:rsid w:val="00977F86"/>
    <w:rsid w:val="0097974A"/>
    <w:rsid w:val="0098002F"/>
    <w:rsid w:val="0098016E"/>
    <w:rsid w:val="009802A5"/>
    <w:rsid w:val="009803D9"/>
    <w:rsid w:val="00980419"/>
    <w:rsid w:val="00980466"/>
    <w:rsid w:val="009804D1"/>
    <w:rsid w:val="00980519"/>
    <w:rsid w:val="0098052E"/>
    <w:rsid w:val="009805B2"/>
    <w:rsid w:val="009809E4"/>
    <w:rsid w:val="00980A17"/>
    <w:rsid w:val="00980B0D"/>
    <w:rsid w:val="00980B2C"/>
    <w:rsid w:val="00980BAF"/>
    <w:rsid w:val="00980D7C"/>
    <w:rsid w:val="00980F11"/>
    <w:rsid w:val="009811A0"/>
    <w:rsid w:val="009811E5"/>
    <w:rsid w:val="00981622"/>
    <w:rsid w:val="0098163E"/>
    <w:rsid w:val="009819C8"/>
    <w:rsid w:val="00981CD9"/>
    <w:rsid w:val="00981EF6"/>
    <w:rsid w:val="00982038"/>
    <w:rsid w:val="009820CB"/>
    <w:rsid w:val="009826ED"/>
    <w:rsid w:val="009829E2"/>
    <w:rsid w:val="00982B33"/>
    <w:rsid w:val="00982B92"/>
    <w:rsid w:val="00982BBC"/>
    <w:rsid w:val="00982D45"/>
    <w:rsid w:val="00982D50"/>
    <w:rsid w:val="00982F84"/>
    <w:rsid w:val="009830B8"/>
    <w:rsid w:val="009831FB"/>
    <w:rsid w:val="009832A2"/>
    <w:rsid w:val="0098337D"/>
    <w:rsid w:val="00983733"/>
    <w:rsid w:val="0098401C"/>
    <w:rsid w:val="009841FC"/>
    <w:rsid w:val="00984372"/>
    <w:rsid w:val="0098451D"/>
    <w:rsid w:val="0098452C"/>
    <w:rsid w:val="00984684"/>
    <w:rsid w:val="00984866"/>
    <w:rsid w:val="0098499D"/>
    <w:rsid w:val="00984B23"/>
    <w:rsid w:val="00984CAF"/>
    <w:rsid w:val="00984E4B"/>
    <w:rsid w:val="00984ED8"/>
    <w:rsid w:val="0098503B"/>
    <w:rsid w:val="0098508E"/>
    <w:rsid w:val="00985113"/>
    <w:rsid w:val="0098527C"/>
    <w:rsid w:val="0098547C"/>
    <w:rsid w:val="00985681"/>
    <w:rsid w:val="0098590B"/>
    <w:rsid w:val="00985C03"/>
    <w:rsid w:val="00985E86"/>
    <w:rsid w:val="00985F2A"/>
    <w:rsid w:val="00985F89"/>
    <w:rsid w:val="00986061"/>
    <w:rsid w:val="009864AA"/>
    <w:rsid w:val="00986796"/>
    <w:rsid w:val="00986884"/>
    <w:rsid w:val="009869D4"/>
    <w:rsid w:val="00986CCE"/>
    <w:rsid w:val="00986FA8"/>
    <w:rsid w:val="009870FB"/>
    <w:rsid w:val="00987200"/>
    <w:rsid w:val="0098744C"/>
    <w:rsid w:val="009876A0"/>
    <w:rsid w:val="00987717"/>
    <w:rsid w:val="00987786"/>
    <w:rsid w:val="00987BE5"/>
    <w:rsid w:val="00987DC6"/>
    <w:rsid w:val="00987F9F"/>
    <w:rsid w:val="00990089"/>
    <w:rsid w:val="009902FD"/>
    <w:rsid w:val="0099057A"/>
    <w:rsid w:val="009907C6"/>
    <w:rsid w:val="009907C9"/>
    <w:rsid w:val="009908F8"/>
    <w:rsid w:val="0099092F"/>
    <w:rsid w:val="00990BE8"/>
    <w:rsid w:val="00990C91"/>
    <w:rsid w:val="00990F3B"/>
    <w:rsid w:val="009910E4"/>
    <w:rsid w:val="00991226"/>
    <w:rsid w:val="00991247"/>
    <w:rsid w:val="00991254"/>
    <w:rsid w:val="00991277"/>
    <w:rsid w:val="0099128A"/>
    <w:rsid w:val="00991B9F"/>
    <w:rsid w:val="00991EA0"/>
    <w:rsid w:val="00991ECA"/>
    <w:rsid w:val="00992019"/>
    <w:rsid w:val="009923FD"/>
    <w:rsid w:val="00992527"/>
    <w:rsid w:val="009925E0"/>
    <w:rsid w:val="009925EA"/>
    <w:rsid w:val="00992674"/>
    <w:rsid w:val="009926FA"/>
    <w:rsid w:val="00992893"/>
    <w:rsid w:val="00992971"/>
    <w:rsid w:val="00992AE8"/>
    <w:rsid w:val="00992CCA"/>
    <w:rsid w:val="00992D17"/>
    <w:rsid w:val="00992DF9"/>
    <w:rsid w:val="00992E2E"/>
    <w:rsid w:val="00992E33"/>
    <w:rsid w:val="00992EC1"/>
    <w:rsid w:val="00992ED6"/>
    <w:rsid w:val="0099300F"/>
    <w:rsid w:val="00993460"/>
    <w:rsid w:val="0099346D"/>
    <w:rsid w:val="00993475"/>
    <w:rsid w:val="0099361C"/>
    <w:rsid w:val="009937A0"/>
    <w:rsid w:val="00993809"/>
    <w:rsid w:val="00993862"/>
    <w:rsid w:val="00993873"/>
    <w:rsid w:val="00993996"/>
    <w:rsid w:val="00993B36"/>
    <w:rsid w:val="00993BE5"/>
    <w:rsid w:val="00993DFD"/>
    <w:rsid w:val="009941C5"/>
    <w:rsid w:val="009941E9"/>
    <w:rsid w:val="009941F6"/>
    <w:rsid w:val="009944CC"/>
    <w:rsid w:val="009944FA"/>
    <w:rsid w:val="009950B9"/>
    <w:rsid w:val="00995136"/>
    <w:rsid w:val="009951F1"/>
    <w:rsid w:val="00995279"/>
    <w:rsid w:val="0099548C"/>
    <w:rsid w:val="00995540"/>
    <w:rsid w:val="0099581A"/>
    <w:rsid w:val="00995878"/>
    <w:rsid w:val="00995897"/>
    <w:rsid w:val="009958DF"/>
    <w:rsid w:val="00995B33"/>
    <w:rsid w:val="00995BEC"/>
    <w:rsid w:val="00995D74"/>
    <w:rsid w:val="0099610C"/>
    <w:rsid w:val="00996168"/>
    <w:rsid w:val="00996495"/>
    <w:rsid w:val="00996546"/>
    <w:rsid w:val="00996586"/>
    <w:rsid w:val="0099660B"/>
    <w:rsid w:val="009966F4"/>
    <w:rsid w:val="00996702"/>
    <w:rsid w:val="0099683B"/>
    <w:rsid w:val="009969C0"/>
    <w:rsid w:val="009969E9"/>
    <w:rsid w:val="00996AA6"/>
    <w:rsid w:val="00996AEB"/>
    <w:rsid w:val="00996BB1"/>
    <w:rsid w:val="00996D50"/>
    <w:rsid w:val="00996DBF"/>
    <w:rsid w:val="00996EDD"/>
    <w:rsid w:val="00997220"/>
    <w:rsid w:val="0099726D"/>
    <w:rsid w:val="009972F9"/>
    <w:rsid w:val="0099730E"/>
    <w:rsid w:val="009974C4"/>
    <w:rsid w:val="00997AAF"/>
    <w:rsid w:val="00997B29"/>
    <w:rsid w:val="00997BC2"/>
    <w:rsid w:val="00997D72"/>
    <w:rsid w:val="00997F6B"/>
    <w:rsid w:val="009A010A"/>
    <w:rsid w:val="009A01A0"/>
    <w:rsid w:val="009A02F7"/>
    <w:rsid w:val="009A0435"/>
    <w:rsid w:val="009A04C6"/>
    <w:rsid w:val="009A0565"/>
    <w:rsid w:val="009A067C"/>
    <w:rsid w:val="009A0834"/>
    <w:rsid w:val="009A08E2"/>
    <w:rsid w:val="009A0C49"/>
    <w:rsid w:val="009A0C73"/>
    <w:rsid w:val="009A0CB7"/>
    <w:rsid w:val="009A0CD7"/>
    <w:rsid w:val="009A0D5B"/>
    <w:rsid w:val="009A0D69"/>
    <w:rsid w:val="009A1214"/>
    <w:rsid w:val="009A1608"/>
    <w:rsid w:val="009A16F3"/>
    <w:rsid w:val="009A1710"/>
    <w:rsid w:val="009A1B2E"/>
    <w:rsid w:val="009A1B75"/>
    <w:rsid w:val="009A1B84"/>
    <w:rsid w:val="009A1BE3"/>
    <w:rsid w:val="009A1ECF"/>
    <w:rsid w:val="009A1FB4"/>
    <w:rsid w:val="009A20D8"/>
    <w:rsid w:val="009A2422"/>
    <w:rsid w:val="009A2564"/>
    <w:rsid w:val="009A25CF"/>
    <w:rsid w:val="009A276F"/>
    <w:rsid w:val="009A2858"/>
    <w:rsid w:val="009A2E9B"/>
    <w:rsid w:val="009A2F86"/>
    <w:rsid w:val="009A3027"/>
    <w:rsid w:val="009A3098"/>
    <w:rsid w:val="009A313F"/>
    <w:rsid w:val="009A333E"/>
    <w:rsid w:val="009A35ED"/>
    <w:rsid w:val="009A3698"/>
    <w:rsid w:val="009A378C"/>
    <w:rsid w:val="009A37AA"/>
    <w:rsid w:val="009A3825"/>
    <w:rsid w:val="009A3A2C"/>
    <w:rsid w:val="009A3C62"/>
    <w:rsid w:val="009A3DE2"/>
    <w:rsid w:val="009A409A"/>
    <w:rsid w:val="009A44DD"/>
    <w:rsid w:val="009A455D"/>
    <w:rsid w:val="009A4892"/>
    <w:rsid w:val="009A498D"/>
    <w:rsid w:val="009A4A8E"/>
    <w:rsid w:val="009A4A9D"/>
    <w:rsid w:val="009A4C4A"/>
    <w:rsid w:val="009A4F5A"/>
    <w:rsid w:val="009A5099"/>
    <w:rsid w:val="009A5172"/>
    <w:rsid w:val="009A519B"/>
    <w:rsid w:val="009A5228"/>
    <w:rsid w:val="009A529F"/>
    <w:rsid w:val="009A52A6"/>
    <w:rsid w:val="009A555D"/>
    <w:rsid w:val="009A55F7"/>
    <w:rsid w:val="009A56AA"/>
    <w:rsid w:val="009A5A76"/>
    <w:rsid w:val="009A5B4D"/>
    <w:rsid w:val="009A5B8F"/>
    <w:rsid w:val="009A5E64"/>
    <w:rsid w:val="009A5F56"/>
    <w:rsid w:val="009A61CB"/>
    <w:rsid w:val="009A628B"/>
    <w:rsid w:val="009A6547"/>
    <w:rsid w:val="009A655A"/>
    <w:rsid w:val="009A6796"/>
    <w:rsid w:val="009A6879"/>
    <w:rsid w:val="009A68A5"/>
    <w:rsid w:val="009A6A72"/>
    <w:rsid w:val="009A6BD6"/>
    <w:rsid w:val="009A6C06"/>
    <w:rsid w:val="009A6C94"/>
    <w:rsid w:val="009A6C9D"/>
    <w:rsid w:val="009A6D6B"/>
    <w:rsid w:val="009A6DCC"/>
    <w:rsid w:val="009A6EBF"/>
    <w:rsid w:val="009A6EC9"/>
    <w:rsid w:val="009A6FBF"/>
    <w:rsid w:val="009A718B"/>
    <w:rsid w:val="009A7212"/>
    <w:rsid w:val="009A72A7"/>
    <w:rsid w:val="009A73E5"/>
    <w:rsid w:val="009A7403"/>
    <w:rsid w:val="009A7470"/>
    <w:rsid w:val="009A7688"/>
    <w:rsid w:val="009A779C"/>
    <w:rsid w:val="009A77F4"/>
    <w:rsid w:val="009A7848"/>
    <w:rsid w:val="009A7979"/>
    <w:rsid w:val="009A7A2B"/>
    <w:rsid w:val="009A7AA6"/>
    <w:rsid w:val="009A7D35"/>
    <w:rsid w:val="009A7DAD"/>
    <w:rsid w:val="009B00D5"/>
    <w:rsid w:val="009B0322"/>
    <w:rsid w:val="009B035D"/>
    <w:rsid w:val="009B03B3"/>
    <w:rsid w:val="009B0651"/>
    <w:rsid w:val="009B0665"/>
    <w:rsid w:val="009B0711"/>
    <w:rsid w:val="009B08B6"/>
    <w:rsid w:val="009B0A5C"/>
    <w:rsid w:val="009B0BB7"/>
    <w:rsid w:val="009B0BE4"/>
    <w:rsid w:val="009B1095"/>
    <w:rsid w:val="009B10F2"/>
    <w:rsid w:val="009B1281"/>
    <w:rsid w:val="009B12D9"/>
    <w:rsid w:val="009B12FD"/>
    <w:rsid w:val="009B1456"/>
    <w:rsid w:val="009B15F5"/>
    <w:rsid w:val="009B16D3"/>
    <w:rsid w:val="009B1E85"/>
    <w:rsid w:val="009B1E9C"/>
    <w:rsid w:val="009B1FC6"/>
    <w:rsid w:val="009B2077"/>
    <w:rsid w:val="009B21F6"/>
    <w:rsid w:val="009B231A"/>
    <w:rsid w:val="009B276A"/>
    <w:rsid w:val="009B286A"/>
    <w:rsid w:val="009B2982"/>
    <w:rsid w:val="009B2AD8"/>
    <w:rsid w:val="009B2E64"/>
    <w:rsid w:val="009B31E4"/>
    <w:rsid w:val="009B3302"/>
    <w:rsid w:val="009B330C"/>
    <w:rsid w:val="009B3438"/>
    <w:rsid w:val="009B34F0"/>
    <w:rsid w:val="009B36DE"/>
    <w:rsid w:val="009B3792"/>
    <w:rsid w:val="009B3795"/>
    <w:rsid w:val="009B3B2C"/>
    <w:rsid w:val="009B3BBE"/>
    <w:rsid w:val="009B418A"/>
    <w:rsid w:val="009B4235"/>
    <w:rsid w:val="009B4277"/>
    <w:rsid w:val="009B441E"/>
    <w:rsid w:val="009B4458"/>
    <w:rsid w:val="009B4642"/>
    <w:rsid w:val="009B48B8"/>
    <w:rsid w:val="009B4DA8"/>
    <w:rsid w:val="009B4E98"/>
    <w:rsid w:val="009B5100"/>
    <w:rsid w:val="009B5157"/>
    <w:rsid w:val="009B5167"/>
    <w:rsid w:val="009B53C4"/>
    <w:rsid w:val="009B5469"/>
    <w:rsid w:val="009B5539"/>
    <w:rsid w:val="009B563A"/>
    <w:rsid w:val="009B5649"/>
    <w:rsid w:val="009B56A6"/>
    <w:rsid w:val="009B590A"/>
    <w:rsid w:val="009B5A15"/>
    <w:rsid w:val="009B5B93"/>
    <w:rsid w:val="009B5C92"/>
    <w:rsid w:val="009B5D09"/>
    <w:rsid w:val="009B5D8F"/>
    <w:rsid w:val="009B5DB0"/>
    <w:rsid w:val="009B5DC7"/>
    <w:rsid w:val="009B5FF0"/>
    <w:rsid w:val="009B60B8"/>
    <w:rsid w:val="009B61D4"/>
    <w:rsid w:val="009B62FA"/>
    <w:rsid w:val="009B647F"/>
    <w:rsid w:val="009B65A9"/>
    <w:rsid w:val="009B6705"/>
    <w:rsid w:val="009B6975"/>
    <w:rsid w:val="009B6B02"/>
    <w:rsid w:val="009B6B3F"/>
    <w:rsid w:val="009B6D75"/>
    <w:rsid w:val="009B6D9C"/>
    <w:rsid w:val="009B6EF7"/>
    <w:rsid w:val="009B6F4A"/>
    <w:rsid w:val="009B733A"/>
    <w:rsid w:val="009B7425"/>
    <w:rsid w:val="009B7589"/>
    <w:rsid w:val="009B75DE"/>
    <w:rsid w:val="009B7667"/>
    <w:rsid w:val="009B76F7"/>
    <w:rsid w:val="009B770A"/>
    <w:rsid w:val="009B78D8"/>
    <w:rsid w:val="009B793C"/>
    <w:rsid w:val="009B7BD5"/>
    <w:rsid w:val="009B7BE0"/>
    <w:rsid w:val="009B7D06"/>
    <w:rsid w:val="009B7FB5"/>
    <w:rsid w:val="009C003F"/>
    <w:rsid w:val="009C0053"/>
    <w:rsid w:val="009C012A"/>
    <w:rsid w:val="009C0133"/>
    <w:rsid w:val="009C014D"/>
    <w:rsid w:val="009C0364"/>
    <w:rsid w:val="009C03ED"/>
    <w:rsid w:val="009C0414"/>
    <w:rsid w:val="009C0421"/>
    <w:rsid w:val="009C043A"/>
    <w:rsid w:val="009C0561"/>
    <w:rsid w:val="009C059B"/>
    <w:rsid w:val="009C0698"/>
    <w:rsid w:val="009C098D"/>
    <w:rsid w:val="009C0B55"/>
    <w:rsid w:val="009C0C56"/>
    <w:rsid w:val="009C0DAD"/>
    <w:rsid w:val="009C0FD8"/>
    <w:rsid w:val="009C0FFC"/>
    <w:rsid w:val="009C100A"/>
    <w:rsid w:val="009C122A"/>
    <w:rsid w:val="009C1729"/>
    <w:rsid w:val="009C17C1"/>
    <w:rsid w:val="009C188D"/>
    <w:rsid w:val="009C1A6F"/>
    <w:rsid w:val="009C1E3E"/>
    <w:rsid w:val="009C2049"/>
    <w:rsid w:val="009C20E7"/>
    <w:rsid w:val="009C2156"/>
    <w:rsid w:val="009C2181"/>
    <w:rsid w:val="009C21F6"/>
    <w:rsid w:val="009C2268"/>
    <w:rsid w:val="009C23B6"/>
    <w:rsid w:val="009C2423"/>
    <w:rsid w:val="009C25CE"/>
    <w:rsid w:val="009C281B"/>
    <w:rsid w:val="009C2866"/>
    <w:rsid w:val="009C2901"/>
    <w:rsid w:val="009C2B37"/>
    <w:rsid w:val="009C2E68"/>
    <w:rsid w:val="009C30CC"/>
    <w:rsid w:val="009C3179"/>
    <w:rsid w:val="009C31E1"/>
    <w:rsid w:val="009C3250"/>
    <w:rsid w:val="009C3360"/>
    <w:rsid w:val="009C33B1"/>
    <w:rsid w:val="009C33F7"/>
    <w:rsid w:val="009C343C"/>
    <w:rsid w:val="009C351E"/>
    <w:rsid w:val="009C35C1"/>
    <w:rsid w:val="009C3604"/>
    <w:rsid w:val="009C37A7"/>
    <w:rsid w:val="009C37DC"/>
    <w:rsid w:val="009C3A2B"/>
    <w:rsid w:val="009C3CFB"/>
    <w:rsid w:val="009C3E2A"/>
    <w:rsid w:val="009C3E35"/>
    <w:rsid w:val="009C415F"/>
    <w:rsid w:val="009C41BB"/>
    <w:rsid w:val="009C44A5"/>
    <w:rsid w:val="009C44AA"/>
    <w:rsid w:val="009C4508"/>
    <w:rsid w:val="009C4564"/>
    <w:rsid w:val="009C45E7"/>
    <w:rsid w:val="009C4733"/>
    <w:rsid w:val="009C4740"/>
    <w:rsid w:val="009C49AC"/>
    <w:rsid w:val="009C49ED"/>
    <w:rsid w:val="009C49F4"/>
    <w:rsid w:val="009C4A2E"/>
    <w:rsid w:val="009C4B05"/>
    <w:rsid w:val="009C4B85"/>
    <w:rsid w:val="009C4D7F"/>
    <w:rsid w:val="009C4EE6"/>
    <w:rsid w:val="009C5430"/>
    <w:rsid w:val="009C5764"/>
    <w:rsid w:val="009C5792"/>
    <w:rsid w:val="009C57B0"/>
    <w:rsid w:val="009C5A72"/>
    <w:rsid w:val="009C5E2D"/>
    <w:rsid w:val="009C6112"/>
    <w:rsid w:val="009C6190"/>
    <w:rsid w:val="009C619F"/>
    <w:rsid w:val="009C65F1"/>
    <w:rsid w:val="009C66A9"/>
    <w:rsid w:val="009C66BF"/>
    <w:rsid w:val="009C699B"/>
    <w:rsid w:val="009C6CD0"/>
    <w:rsid w:val="009C6F35"/>
    <w:rsid w:val="009C6FE0"/>
    <w:rsid w:val="009C73B0"/>
    <w:rsid w:val="009C73FE"/>
    <w:rsid w:val="009C7647"/>
    <w:rsid w:val="009C778D"/>
    <w:rsid w:val="009C77A5"/>
    <w:rsid w:val="009C7846"/>
    <w:rsid w:val="009C7A01"/>
    <w:rsid w:val="009C7B0F"/>
    <w:rsid w:val="009C7D3D"/>
    <w:rsid w:val="009D00E2"/>
    <w:rsid w:val="009D022D"/>
    <w:rsid w:val="009D025C"/>
    <w:rsid w:val="009D0448"/>
    <w:rsid w:val="009D05EC"/>
    <w:rsid w:val="009D0691"/>
    <w:rsid w:val="009D0696"/>
    <w:rsid w:val="009D0760"/>
    <w:rsid w:val="009D0855"/>
    <w:rsid w:val="009D0920"/>
    <w:rsid w:val="009D094F"/>
    <w:rsid w:val="009D098E"/>
    <w:rsid w:val="009D0B1E"/>
    <w:rsid w:val="009D0B84"/>
    <w:rsid w:val="009D0B96"/>
    <w:rsid w:val="009D0F38"/>
    <w:rsid w:val="009D1040"/>
    <w:rsid w:val="009D122B"/>
    <w:rsid w:val="009D15A1"/>
    <w:rsid w:val="009D15BE"/>
    <w:rsid w:val="009D1669"/>
    <w:rsid w:val="009D1A97"/>
    <w:rsid w:val="009D1C3A"/>
    <w:rsid w:val="009D1FCA"/>
    <w:rsid w:val="009D200B"/>
    <w:rsid w:val="009D2167"/>
    <w:rsid w:val="009D2364"/>
    <w:rsid w:val="009D2545"/>
    <w:rsid w:val="009D276D"/>
    <w:rsid w:val="009D2985"/>
    <w:rsid w:val="009D2B61"/>
    <w:rsid w:val="009D2C2C"/>
    <w:rsid w:val="009D2D7B"/>
    <w:rsid w:val="009D2EB6"/>
    <w:rsid w:val="009D3013"/>
    <w:rsid w:val="009D3401"/>
    <w:rsid w:val="009D341A"/>
    <w:rsid w:val="009D3639"/>
    <w:rsid w:val="009D37CA"/>
    <w:rsid w:val="009D3A38"/>
    <w:rsid w:val="009D3B44"/>
    <w:rsid w:val="009D3BAF"/>
    <w:rsid w:val="009D421B"/>
    <w:rsid w:val="009D4395"/>
    <w:rsid w:val="009D4469"/>
    <w:rsid w:val="009D45DA"/>
    <w:rsid w:val="009D47A3"/>
    <w:rsid w:val="009D47C5"/>
    <w:rsid w:val="009D4A2E"/>
    <w:rsid w:val="009D4CB2"/>
    <w:rsid w:val="009D4E60"/>
    <w:rsid w:val="009D4FCC"/>
    <w:rsid w:val="009D5170"/>
    <w:rsid w:val="009D517F"/>
    <w:rsid w:val="009D51B8"/>
    <w:rsid w:val="009D54DB"/>
    <w:rsid w:val="009D5528"/>
    <w:rsid w:val="009D55E8"/>
    <w:rsid w:val="009D58C2"/>
    <w:rsid w:val="009D59E4"/>
    <w:rsid w:val="009D5CB1"/>
    <w:rsid w:val="009D5DFC"/>
    <w:rsid w:val="009D5E4F"/>
    <w:rsid w:val="009D5EFF"/>
    <w:rsid w:val="009D6194"/>
    <w:rsid w:val="009D6469"/>
    <w:rsid w:val="009D6688"/>
    <w:rsid w:val="009D66C2"/>
    <w:rsid w:val="009D67C1"/>
    <w:rsid w:val="009D6B73"/>
    <w:rsid w:val="009D6B8A"/>
    <w:rsid w:val="009D6D40"/>
    <w:rsid w:val="009D6E3E"/>
    <w:rsid w:val="009D6E75"/>
    <w:rsid w:val="009D7226"/>
    <w:rsid w:val="009D743B"/>
    <w:rsid w:val="009D754B"/>
    <w:rsid w:val="009D7569"/>
    <w:rsid w:val="009D756E"/>
    <w:rsid w:val="009D75D0"/>
    <w:rsid w:val="009D7641"/>
    <w:rsid w:val="009D7681"/>
    <w:rsid w:val="009D7741"/>
    <w:rsid w:val="009D7830"/>
    <w:rsid w:val="009D7A26"/>
    <w:rsid w:val="009D7B25"/>
    <w:rsid w:val="009D7BCF"/>
    <w:rsid w:val="009D7C90"/>
    <w:rsid w:val="009D7DC3"/>
    <w:rsid w:val="009D7F75"/>
    <w:rsid w:val="009D7FF5"/>
    <w:rsid w:val="009E0163"/>
    <w:rsid w:val="009E0638"/>
    <w:rsid w:val="009E07A5"/>
    <w:rsid w:val="009E07DD"/>
    <w:rsid w:val="009E08A8"/>
    <w:rsid w:val="009E0A98"/>
    <w:rsid w:val="009E0AED"/>
    <w:rsid w:val="009E0BAF"/>
    <w:rsid w:val="009E0C2A"/>
    <w:rsid w:val="009E0C5A"/>
    <w:rsid w:val="009E0CA0"/>
    <w:rsid w:val="009E1059"/>
    <w:rsid w:val="009E10BC"/>
    <w:rsid w:val="009E13CC"/>
    <w:rsid w:val="009E1467"/>
    <w:rsid w:val="009E150E"/>
    <w:rsid w:val="009E156C"/>
    <w:rsid w:val="009E162E"/>
    <w:rsid w:val="009E1966"/>
    <w:rsid w:val="009E1BBA"/>
    <w:rsid w:val="009E1C2E"/>
    <w:rsid w:val="009E1F94"/>
    <w:rsid w:val="009E203A"/>
    <w:rsid w:val="009E21EB"/>
    <w:rsid w:val="009E2335"/>
    <w:rsid w:val="009E2376"/>
    <w:rsid w:val="009E2925"/>
    <w:rsid w:val="009E296C"/>
    <w:rsid w:val="009E2C54"/>
    <w:rsid w:val="009E2D24"/>
    <w:rsid w:val="009E2D39"/>
    <w:rsid w:val="009E2DD5"/>
    <w:rsid w:val="009E3083"/>
    <w:rsid w:val="009E30F9"/>
    <w:rsid w:val="009E3246"/>
    <w:rsid w:val="009E377B"/>
    <w:rsid w:val="009E3870"/>
    <w:rsid w:val="009E38CF"/>
    <w:rsid w:val="009E39AE"/>
    <w:rsid w:val="009E3A77"/>
    <w:rsid w:val="009E3D2D"/>
    <w:rsid w:val="009E3F09"/>
    <w:rsid w:val="009E3FAF"/>
    <w:rsid w:val="009E419A"/>
    <w:rsid w:val="009E41F7"/>
    <w:rsid w:val="009E4282"/>
    <w:rsid w:val="009E44B3"/>
    <w:rsid w:val="009E45D8"/>
    <w:rsid w:val="009E4776"/>
    <w:rsid w:val="009E4855"/>
    <w:rsid w:val="009E48A8"/>
    <w:rsid w:val="009E4F58"/>
    <w:rsid w:val="009E5085"/>
    <w:rsid w:val="009E52DB"/>
    <w:rsid w:val="009E52E0"/>
    <w:rsid w:val="009E532F"/>
    <w:rsid w:val="009E5335"/>
    <w:rsid w:val="009E5449"/>
    <w:rsid w:val="009E5662"/>
    <w:rsid w:val="009E5881"/>
    <w:rsid w:val="009E59E6"/>
    <w:rsid w:val="009E5A40"/>
    <w:rsid w:val="009E5D50"/>
    <w:rsid w:val="009E5E2B"/>
    <w:rsid w:val="009E605E"/>
    <w:rsid w:val="009E61C7"/>
    <w:rsid w:val="009E6475"/>
    <w:rsid w:val="009E677C"/>
    <w:rsid w:val="009E6998"/>
    <w:rsid w:val="009E6C12"/>
    <w:rsid w:val="009E6E31"/>
    <w:rsid w:val="009E6F9C"/>
    <w:rsid w:val="009E7094"/>
    <w:rsid w:val="009E7157"/>
    <w:rsid w:val="009E7422"/>
    <w:rsid w:val="009E756A"/>
    <w:rsid w:val="009E760A"/>
    <w:rsid w:val="009E777A"/>
    <w:rsid w:val="009E78FC"/>
    <w:rsid w:val="009E7A8D"/>
    <w:rsid w:val="009E7A9A"/>
    <w:rsid w:val="009E7E65"/>
    <w:rsid w:val="009F02A4"/>
    <w:rsid w:val="009F0558"/>
    <w:rsid w:val="009F0D14"/>
    <w:rsid w:val="009F1090"/>
    <w:rsid w:val="009F1441"/>
    <w:rsid w:val="009F15B2"/>
    <w:rsid w:val="009F17F9"/>
    <w:rsid w:val="009F1C5F"/>
    <w:rsid w:val="009F1DA8"/>
    <w:rsid w:val="009F1FFE"/>
    <w:rsid w:val="009F20C5"/>
    <w:rsid w:val="009F2255"/>
    <w:rsid w:val="009F2260"/>
    <w:rsid w:val="009F244C"/>
    <w:rsid w:val="009F2527"/>
    <w:rsid w:val="009F27BB"/>
    <w:rsid w:val="009F2829"/>
    <w:rsid w:val="009F282F"/>
    <w:rsid w:val="009F2B56"/>
    <w:rsid w:val="009F2BAC"/>
    <w:rsid w:val="009F2C0C"/>
    <w:rsid w:val="009F2C67"/>
    <w:rsid w:val="009F2CB5"/>
    <w:rsid w:val="009F3119"/>
    <w:rsid w:val="009F324C"/>
    <w:rsid w:val="009F3381"/>
    <w:rsid w:val="009F33E9"/>
    <w:rsid w:val="009F372B"/>
    <w:rsid w:val="009F3772"/>
    <w:rsid w:val="009F37E3"/>
    <w:rsid w:val="009F380F"/>
    <w:rsid w:val="009F3859"/>
    <w:rsid w:val="009F38D7"/>
    <w:rsid w:val="009F3A71"/>
    <w:rsid w:val="009F3E98"/>
    <w:rsid w:val="009F4035"/>
    <w:rsid w:val="009F4107"/>
    <w:rsid w:val="009F4262"/>
    <w:rsid w:val="009F440C"/>
    <w:rsid w:val="009F452A"/>
    <w:rsid w:val="009F45A4"/>
    <w:rsid w:val="009F4741"/>
    <w:rsid w:val="009F47DB"/>
    <w:rsid w:val="009F49ED"/>
    <w:rsid w:val="009F4BBA"/>
    <w:rsid w:val="009F4E90"/>
    <w:rsid w:val="009F5328"/>
    <w:rsid w:val="009F5450"/>
    <w:rsid w:val="009F5EE7"/>
    <w:rsid w:val="009F6032"/>
    <w:rsid w:val="009F6224"/>
    <w:rsid w:val="009F624E"/>
    <w:rsid w:val="009F6517"/>
    <w:rsid w:val="009F6693"/>
    <w:rsid w:val="009F671B"/>
    <w:rsid w:val="009F6737"/>
    <w:rsid w:val="009F6816"/>
    <w:rsid w:val="009F6984"/>
    <w:rsid w:val="009F69C7"/>
    <w:rsid w:val="009F6BFD"/>
    <w:rsid w:val="009F7307"/>
    <w:rsid w:val="009F73C3"/>
    <w:rsid w:val="009F75D0"/>
    <w:rsid w:val="009F75F4"/>
    <w:rsid w:val="009F773C"/>
    <w:rsid w:val="009F7A9E"/>
    <w:rsid w:val="009F7AE4"/>
    <w:rsid w:val="009F7B23"/>
    <w:rsid w:val="009F7B31"/>
    <w:rsid w:val="009F7B81"/>
    <w:rsid w:val="009F7F6C"/>
    <w:rsid w:val="00A00202"/>
    <w:rsid w:val="00A00211"/>
    <w:rsid w:val="00A002FC"/>
    <w:rsid w:val="00A005B0"/>
    <w:rsid w:val="00A00600"/>
    <w:rsid w:val="00A00778"/>
    <w:rsid w:val="00A0084C"/>
    <w:rsid w:val="00A00B8E"/>
    <w:rsid w:val="00A00C49"/>
    <w:rsid w:val="00A012C5"/>
    <w:rsid w:val="00A01308"/>
    <w:rsid w:val="00A01351"/>
    <w:rsid w:val="00A01366"/>
    <w:rsid w:val="00A013A8"/>
    <w:rsid w:val="00A0144D"/>
    <w:rsid w:val="00A0147C"/>
    <w:rsid w:val="00A014B3"/>
    <w:rsid w:val="00A016E3"/>
    <w:rsid w:val="00A01AC4"/>
    <w:rsid w:val="00A01D8C"/>
    <w:rsid w:val="00A01E7F"/>
    <w:rsid w:val="00A01EC9"/>
    <w:rsid w:val="00A01F26"/>
    <w:rsid w:val="00A0200C"/>
    <w:rsid w:val="00A02186"/>
    <w:rsid w:val="00A024F5"/>
    <w:rsid w:val="00A024FD"/>
    <w:rsid w:val="00A02606"/>
    <w:rsid w:val="00A0260D"/>
    <w:rsid w:val="00A02735"/>
    <w:rsid w:val="00A02774"/>
    <w:rsid w:val="00A027BB"/>
    <w:rsid w:val="00A028DE"/>
    <w:rsid w:val="00A02A68"/>
    <w:rsid w:val="00A02AC4"/>
    <w:rsid w:val="00A02E2F"/>
    <w:rsid w:val="00A03160"/>
    <w:rsid w:val="00A0333B"/>
    <w:rsid w:val="00A0361C"/>
    <w:rsid w:val="00A036DF"/>
    <w:rsid w:val="00A03885"/>
    <w:rsid w:val="00A039BB"/>
    <w:rsid w:val="00A03B18"/>
    <w:rsid w:val="00A03D03"/>
    <w:rsid w:val="00A03EFE"/>
    <w:rsid w:val="00A03F78"/>
    <w:rsid w:val="00A03F7C"/>
    <w:rsid w:val="00A04132"/>
    <w:rsid w:val="00A0414F"/>
    <w:rsid w:val="00A04212"/>
    <w:rsid w:val="00A043AC"/>
    <w:rsid w:val="00A0445C"/>
    <w:rsid w:val="00A044C8"/>
    <w:rsid w:val="00A04631"/>
    <w:rsid w:val="00A046BF"/>
    <w:rsid w:val="00A0487D"/>
    <w:rsid w:val="00A04986"/>
    <w:rsid w:val="00A04F0D"/>
    <w:rsid w:val="00A04F4F"/>
    <w:rsid w:val="00A054A0"/>
    <w:rsid w:val="00A055A9"/>
    <w:rsid w:val="00A05756"/>
    <w:rsid w:val="00A057C9"/>
    <w:rsid w:val="00A0584D"/>
    <w:rsid w:val="00A05B0F"/>
    <w:rsid w:val="00A05F14"/>
    <w:rsid w:val="00A05F7B"/>
    <w:rsid w:val="00A06126"/>
    <w:rsid w:val="00A061AA"/>
    <w:rsid w:val="00A0634E"/>
    <w:rsid w:val="00A063A8"/>
    <w:rsid w:val="00A063D2"/>
    <w:rsid w:val="00A064D2"/>
    <w:rsid w:val="00A064DE"/>
    <w:rsid w:val="00A06516"/>
    <w:rsid w:val="00A068D1"/>
    <w:rsid w:val="00A06A07"/>
    <w:rsid w:val="00A06AE2"/>
    <w:rsid w:val="00A070AE"/>
    <w:rsid w:val="00A0715D"/>
    <w:rsid w:val="00A072C3"/>
    <w:rsid w:val="00A07326"/>
    <w:rsid w:val="00A073C3"/>
    <w:rsid w:val="00A0771E"/>
    <w:rsid w:val="00A07871"/>
    <w:rsid w:val="00A07892"/>
    <w:rsid w:val="00A07A5E"/>
    <w:rsid w:val="00A07AAC"/>
    <w:rsid w:val="00A07AF4"/>
    <w:rsid w:val="00A07CBB"/>
    <w:rsid w:val="00A07D63"/>
    <w:rsid w:val="00A07E31"/>
    <w:rsid w:val="00A102FD"/>
    <w:rsid w:val="00A106FD"/>
    <w:rsid w:val="00A10AE1"/>
    <w:rsid w:val="00A10B5B"/>
    <w:rsid w:val="00A11053"/>
    <w:rsid w:val="00A112D1"/>
    <w:rsid w:val="00A11524"/>
    <w:rsid w:val="00A11648"/>
    <w:rsid w:val="00A116A9"/>
    <w:rsid w:val="00A11786"/>
    <w:rsid w:val="00A117CE"/>
    <w:rsid w:val="00A1180D"/>
    <w:rsid w:val="00A118E6"/>
    <w:rsid w:val="00A11D54"/>
    <w:rsid w:val="00A11F1D"/>
    <w:rsid w:val="00A11FE2"/>
    <w:rsid w:val="00A1238F"/>
    <w:rsid w:val="00A12394"/>
    <w:rsid w:val="00A124CD"/>
    <w:rsid w:val="00A12957"/>
    <w:rsid w:val="00A12A5E"/>
    <w:rsid w:val="00A12A9D"/>
    <w:rsid w:val="00A12AD3"/>
    <w:rsid w:val="00A12C8F"/>
    <w:rsid w:val="00A12CAE"/>
    <w:rsid w:val="00A12EBC"/>
    <w:rsid w:val="00A12F75"/>
    <w:rsid w:val="00A1300C"/>
    <w:rsid w:val="00A13253"/>
    <w:rsid w:val="00A13406"/>
    <w:rsid w:val="00A13578"/>
    <w:rsid w:val="00A135AF"/>
    <w:rsid w:val="00A138BB"/>
    <w:rsid w:val="00A1395F"/>
    <w:rsid w:val="00A14065"/>
    <w:rsid w:val="00A1446C"/>
    <w:rsid w:val="00A14541"/>
    <w:rsid w:val="00A1463E"/>
    <w:rsid w:val="00A1485D"/>
    <w:rsid w:val="00A14962"/>
    <w:rsid w:val="00A14E98"/>
    <w:rsid w:val="00A14F8E"/>
    <w:rsid w:val="00A15093"/>
    <w:rsid w:val="00A1528D"/>
    <w:rsid w:val="00A1531D"/>
    <w:rsid w:val="00A15396"/>
    <w:rsid w:val="00A154D5"/>
    <w:rsid w:val="00A154E9"/>
    <w:rsid w:val="00A157F2"/>
    <w:rsid w:val="00A15EFA"/>
    <w:rsid w:val="00A15F0A"/>
    <w:rsid w:val="00A161B6"/>
    <w:rsid w:val="00A16567"/>
    <w:rsid w:val="00A16AB2"/>
    <w:rsid w:val="00A16E60"/>
    <w:rsid w:val="00A16E71"/>
    <w:rsid w:val="00A17076"/>
    <w:rsid w:val="00A170CA"/>
    <w:rsid w:val="00A170FF"/>
    <w:rsid w:val="00A17362"/>
    <w:rsid w:val="00A1757B"/>
    <w:rsid w:val="00A17844"/>
    <w:rsid w:val="00A17BBF"/>
    <w:rsid w:val="00A17C90"/>
    <w:rsid w:val="00A17E59"/>
    <w:rsid w:val="00A2099D"/>
    <w:rsid w:val="00A20A19"/>
    <w:rsid w:val="00A20A34"/>
    <w:rsid w:val="00A20D35"/>
    <w:rsid w:val="00A20F78"/>
    <w:rsid w:val="00A2112D"/>
    <w:rsid w:val="00A2174B"/>
    <w:rsid w:val="00A21778"/>
    <w:rsid w:val="00A21787"/>
    <w:rsid w:val="00A218C5"/>
    <w:rsid w:val="00A21ABA"/>
    <w:rsid w:val="00A21CCD"/>
    <w:rsid w:val="00A21CEC"/>
    <w:rsid w:val="00A220AE"/>
    <w:rsid w:val="00A22370"/>
    <w:rsid w:val="00A22B4B"/>
    <w:rsid w:val="00A22CD1"/>
    <w:rsid w:val="00A22CD5"/>
    <w:rsid w:val="00A22D2D"/>
    <w:rsid w:val="00A22E9D"/>
    <w:rsid w:val="00A22EBF"/>
    <w:rsid w:val="00A2354E"/>
    <w:rsid w:val="00A236FA"/>
    <w:rsid w:val="00A2370E"/>
    <w:rsid w:val="00A2378D"/>
    <w:rsid w:val="00A23A00"/>
    <w:rsid w:val="00A23B1B"/>
    <w:rsid w:val="00A23BE1"/>
    <w:rsid w:val="00A23C5A"/>
    <w:rsid w:val="00A23EC7"/>
    <w:rsid w:val="00A23FAC"/>
    <w:rsid w:val="00A24153"/>
    <w:rsid w:val="00A242D1"/>
    <w:rsid w:val="00A24471"/>
    <w:rsid w:val="00A24529"/>
    <w:rsid w:val="00A2453F"/>
    <w:rsid w:val="00A245A4"/>
    <w:rsid w:val="00A245D5"/>
    <w:rsid w:val="00A24619"/>
    <w:rsid w:val="00A24669"/>
    <w:rsid w:val="00A2476E"/>
    <w:rsid w:val="00A24A95"/>
    <w:rsid w:val="00A24A97"/>
    <w:rsid w:val="00A24D64"/>
    <w:rsid w:val="00A24E5B"/>
    <w:rsid w:val="00A24F42"/>
    <w:rsid w:val="00A24F5D"/>
    <w:rsid w:val="00A24F97"/>
    <w:rsid w:val="00A25051"/>
    <w:rsid w:val="00A2522C"/>
    <w:rsid w:val="00A253D5"/>
    <w:rsid w:val="00A2541A"/>
    <w:rsid w:val="00A254D0"/>
    <w:rsid w:val="00A2571B"/>
    <w:rsid w:val="00A25729"/>
    <w:rsid w:val="00A25776"/>
    <w:rsid w:val="00A25839"/>
    <w:rsid w:val="00A25908"/>
    <w:rsid w:val="00A25944"/>
    <w:rsid w:val="00A25A4A"/>
    <w:rsid w:val="00A25BC2"/>
    <w:rsid w:val="00A25E21"/>
    <w:rsid w:val="00A25E99"/>
    <w:rsid w:val="00A25F0D"/>
    <w:rsid w:val="00A25F10"/>
    <w:rsid w:val="00A25F50"/>
    <w:rsid w:val="00A26013"/>
    <w:rsid w:val="00A2603C"/>
    <w:rsid w:val="00A261A4"/>
    <w:rsid w:val="00A2625D"/>
    <w:rsid w:val="00A262BB"/>
    <w:rsid w:val="00A26492"/>
    <w:rsid w:val="00A264F5"/>
    <w:rsid w:val="00A2656C"/>
    <w:rsid w:val="00A26588"/>
    <w:rsid w:val="00A26687"/>
    <w:rsid w:val="00A26EDB"/>
    <w:rsid w:val="00A27083"/>
    <w:rsid w:val="00A2713C"/>
    <w:rsid w:val="00A271F2"/>
    <w:rsid w:val="00A2722D"/>
    <w:rsid w:val="00A27251"/>
    <w:rsid w:val="00A272A2"/>
    <w:rsid w:val="00A272FC"/>
    <w:rsid w:val="00A2742E"/>
    <w:rsid w:val="00A27486"/>
    <w:rsid w:val="00A27680"/>
    <w:rsid w:val="00A27910"/>
    <w:rsid w:val="00A2795E"/>
    <w:rsid w:val="00A27C0B"/>
    <w:rsid w:val="00A27EFB"/>
    <w:rsid w:val="00A27F77"/>
    <w:rsid w:val="00A27FE0"/>
    <w:rsid w:val="00A27FFD"/>
    <w:rsid w:val="00A3001D"/>
    <w:rsid w:val="00A30416"/>
    <w:rsid w:val="00A30AF3"/>
    <w:rsid w:val="00A30D91"/>
    <w:rsid w:val="00A30DE3"/>
    <w:rsid w:val="00A30F3E"/>
    <w:rsid w:val="00A3113E"/>
    <w:rsid w:val="00A31629"/>
    <w:rsid w:val="00A316D2"/>
    <w:rsid w:val="00A31772"/>
    <w:rsid w:val="00A31D1C"/>
    <w:rsid w:val="00A32132"/>
    <w:rsid w:val="00A3231D"/>
    <w:rsid w:val="00A3283C"/>
    <w:rsid w:val="00A32917"/>
    <w:rsid w:val="00A32A9E"/>
    <w:rsid w:val="00A32CEB"/>
    <w:rsid w:val="00A32D81"/>
    <w:rsid w:val="00A330BB"/>
    <w:rsid w:val="00A33106"/>
    <w:rsid w:val="00A331C3"/>
    <w:rsid w:val="00A33397"/>
    <w:rsid w:val="00A33429"/>
    <w:rsid w:val="00A33528"/>
    <w:rsid w:val="00A336FD"/>
    <w:rsid w:val="00A3370A"/>
    <w:rsid w:val="00A33752"/>
    <w:rsid w:val="00A33A56"/>
    <w:rsid w:val="00A33AB6"/>
    <w:rsid w:val="00A33BE3"/>
    <w:rsid w:val="00A33C26"/>
    <w:rsid w:val="00A33C5C"/>
    <w:rsid w:val="00A33D39"/>
    <w:rsid w:val="00A33D6E"/>
    <w:rsid w:val="00A33D70"/>
    <w:rsid w:val="00A33EC0"/>
    <w:rsid w:val="00A340D8"/>
    <w:rsid w:val="00A342A6"/>
    <w:rsid w:val="00A34400"/>
    <w:rsid w:val="00A3475B"/>
    <w:rsid w:val="00A34837"/>
    <w:rsid w:val="00A3487D"/>
    <w:rsid w:val="00A34931"/>
    <w:rsid w:val="00A34A9A"/>
    <w:rsid w:val="00A34B10"/>
    <w:rsid w:val="00A34B7A"/>
    <w:rsid w:val="00A34E71"/>
    <w:rsid w:val="00A35062"/>
    <w:rsid w:val="00A3531E"/>
    <w:rsid w:val="00A35B85"/>
    <w:rsid w:val="00A35CAB"/>
    <w:rsid w:val="00A35E8B"/>
    <w:rsid w:val="00A35FE6"/>
    <w:rsid w:val="00A361FB"/>
    <w:rsid w:val="00A363F3"/>
    <w:rsid w:val="00A3658A"/>
    <w:rsid w:val="00A3661C"/>
    <w:rsid w:val="00A36636"/>
    <w:rsid w:val="00A366E2"/>
    <w:rsid w:val="00A366F9"/>
    <w:rsid w:val="00A367E3"/>
    <w:rsid w:val="00A3684D"/>
    <w:rsid w:val="00A36C32"/>
    <w:rsid w:val="00A36C96"/>
    <w:rsid w:val="00A36F50"/>
    <w:rsid w:val="00A37082"/>
    <w:rsid w:val="00A37148"/>
    <w:rsid w:val="00A37189"/>
    <w:rsid w:val="00A37190"/>
    <w:rsid w:val="00A372C9"/>
    <w:rsid w:val="00A3759E"/>
    <w:rsid w:val="00A375FB"/>
    <w:rsid w:val="00A3771E"/>
    <w:rsid w:val="00A3775A"/>
    <w:rsid w:val="00A37880"/>
    <w:rsid w:val="00A378CF"/>
    <w:rsid w:val="00A37946"/>
    <w:rsid w:val="00A3796E"/>
    <w:rsid w:val="00A379A6"/>
    <w:rsid w:val="00A4018D"/>
    <w:rsid w:val="00A402C7"/>
    <w:rsid w:val="00A40969"/>
    <w:rsid w:val="00A4096B"/>
    <w:rsid w:val="00A40CAB"/>
    <w:rsid w:val="00A40CD3"/>
    <w:rsid w:val="00A40CEF"/>
    <w:rsid w:val="00A4121F"/>
    <w:rsid w:val="00A41229"/>
    <w:rsid w:val="00A412CA"/>
    <w:rsid w:val="00A41319"/>
    <w:rsid w:val="00A41330"/>
    <w:rsid w:val="00A4145C"/>
    <w:rsid w:val="00A414D9"/>
    <w:rsid w:val="00A4155A"/>
    <w:rsid w:val="00A41583"/>
    <w:rsid w:val="00A4160F"/>
    <w:rsid w:val="00A41666"/>
    <w:rsid w:val="00A418E2"/>
    <w:rsid w:val="00A41B88"/>
    <w:rsid w:val="00A41C4F"/>
    <w:rsid w:val="00A41E57"/>
    <w:rsid w:val="00A4211D"/>
    <w:rsid w:val="00A424C8"/>
    <w:rsid w:val="00A42854"/>
    <w:rsid w:val="00A4293E"/>
    <w:rsid w:val="00A429AD"/>
    <w:rsid w:val="00A42A27"/>
    <w:rsid w:val="00A42B85"/>
    <w:rsid w:val="00A42BF1"/>
    <w:rsid w:val="00A42D7A"/>
    <w:rsid w:val="00A43108"/>
    <w:rsid w:val="00A431E6"/>
    <w:rsid w:val="00A43322"/>
    <w:rsid w:val="00A4332C"/>
    <w:rsid w:val="00A433D6"/>
    <w:rsid w:val="00A4341F"/>
    <w:rsid w:val="00A4346A"/>
    <w:rsid w:val="00A43820"/>
    <w:rsid w:val="00A4397D"/>
    <w:rsid w:val="00A43E98"/>
    <w:rsid w:val="00A43F61"/>
    <w:rsid w:val="00A443E5"/>
    <w:rsid w:val="00A444B3"/>
    <w:rsid w:val="00A44604"/>
    <w:rsid w:val="00A44751"/>
    <w:rsid w:val="00A448AD"/>
    <w:rsid w:val="00A44938"/>
    <w:rsid w:val="00A44B5D"/>
    <w:rsid w:val="00A44BDC"/>
    <w:rsid w:val="00A44F1A"/>
    <w:rsid w:val="00A4504B"/>
    <w:rsid w:val="00A45164"/>
    <w:rsid w:val="00A452B2"/>
    <w:rsid w:val="00A4548B"/>
    <w:rsid w:val="00A45A8E"/>
    <w:rsid w:val="00A45B26"/>
    <w:rsid w:val="00A45E07"/>
    <w:rsid w:val="00A45E85"/>
    <w:rsid w:val="00A4610A"/>
    <w:rsid w:val="00A46128"/>
    <w:rsid w:val="00A46364"/>
    <w:rsid w:val="00A4636A"/>
    <w:rsid w:val="00A4664E"/>
    <w:rsid w:val="00A4664F"/>
    <w:rsid w:val="00A46799"/>
    <w:rsid w:val="00A46812"/>
    <w:rsid w:val="00A46B68"/>
    <w:rsid w:val="00A46CA6"/>
    <w:rsid w:val="00A46FD5"/>
    <w:rsid w:val="00A472AC"/>
    <w:rsid w:val="00A472C6"/>
    <w:rsid w:val="00A4743F"/>
    <w:rsid w:val="00A479D8"/>
    <w:rsid w:val="00A47B3D"/>
    <w:rsid w:val="00A47BE9"/>
    <w:rsid w:val="00A47C6B"/>
    <w:rsid w:val="00A47EA4"/>
    <w:rsid w:val="00A47FA8"/>
    <w:rsid w:val="00A50079"/>
    <w:rsid w:val="00A50087"/>
    <w:rsid w:val="00A5031B"/>
    <w:rsid w:val="00A5044F"/>
    <w:rsid w:val="00A5048B"/>
    <w:rsid w:val="00A506B1"/>
    <w:rsid w:val="00A50A5B"/>
    <w:rsid w:val="00A50B75"/>
    <w:rsid w:val="00A50BD6"/>
    <w:rsid w:val="00A50F63"/>
    <w:rsid w:val="00A51061"/>
    <w:rsid w:val="00A517D5"/>
    <w:rsid w:val="00A51BA9"/>
    <w:rsid w:val="00A51E64"/>
    <w:rsid w:val="00A52025"/>
    <w:rsid w:val="00A52075"/>
    <w:rsid w:val="00A520C5"/>
    <w:rsid w:val="00A520C9"/>
    <w:rsid w:val="00A52106"/>
    <w:rsid w:val="00A52385"/>
    <w:rsid w:val="00A5242B"/>
    <w:rsid w:val="00A5260F"/>
    <w:rsid w:val="00A52738"/>
    <w:rsid w:val="00A5277F"/>
    <w:rsid w:val="00A528FF"/>
    <w:rsid w:val="00A52CB4"/>
    <w:rsid w:val="00A52D7B"/>
    <w:rsid w:val="00A52E26"/>
    <w:rsid w:val="00A52FC4"/>
    <w:rsid w:val="00A530A1"/>
    <w:rsid w:val="00A53450"/>
    <w:rsid w:val="00A535C2"/>
    <w:rsid w:val="00A535D5"/>
    <w:rsid w:val="00A53A8D"/>
    <w:rsid w:val="00A53AFB"/>
    <w:rsid w:val="00A53BD4"/>
    <w:rsid w:val="00A53F58"/>
    <w:rsid w:val="00A53F8A"/>
    <w:rsid w:val="00A540FA"/>
    <w:rsid w:val="00A5430A"/>
    <w:rsid w:val="00A54356"/>
    <w:rsid w:val="00A543B7"/>
    <w:rsid w:val="00A5448C"/>
    <w:rsid w:val="00A545DD"/>
    <w:rsid w:val="00A5493F"/>
    <w:rsid w:val="00A549F1"/>
    <w:rsid w:val="00A54A4B"/>
    <w:rsid w:val="00A54BEC"/>
    <w:rsid w:val="00A54C96"/>
    <w:rsid w:val="00A550B7"/>
    <w:rsid w:val="00A5517C"/>
    <w:rsid w:val="00A552FA"/>
    <w:rsid w:val="00A55471"/>
    <w:rsid w:val="00A55718"/>
    <w:rsid w:val="00A557AE"/>
    <w:rsid w:val="00A55825"/>
    <w:rsid w:val="00A558F3"/>
    <w:rsid w:val="00A5596D"/>
    <w:rsid w:val="00A55AFC"/>
    <w:rsid w:val="00A55E41"/>
    <w:rsid w:val="00A55E75"/>
    <w:rsid w:val="00A55F2F"/>
    <w:rsid w:val="00A5606F"/>
    <w:rsid w:val="00A56405"/>
    <w:rsid w:val="00A56583"/>
    <w:rsid w:val="00A56646"/>
    <w:rsid w:val="00A5681D"/>
    <w:rsid w:val="00A56939"/>
    <w:rsid w:val="00A56985"/>
    <w:rsid w:val="00A56D10"/>
    <w:rsid w:val="00A56D2C"/>
    <w:rsid w:val="00A56FA5"/>
    <w:rsid w:val="00A570DE"/>
    <w:rsid w:val="00A570ED"/>
    <w:rsid w:val="00A5715F"/>
    <w:rsid w:val="00A57184"/>
    <w:rsid w:val="00A57207"/>
    <w:rsid w:val="00A573B9"/>
    <w:rsid w:val="00A5756E"/>
    <w:rsid w:val="00A57577"/>
    <w:rsid w:val="00A57B2D"/>
    <w:rsid w:val="00A57B76"/>
    <w:rsid w:val="00A57BA9"/>
    <w:rsid w:val="00A57D83"/>
    <w:rsid w:val="00A60216"/>
    <w:rsid w:val="00A602E5"/>
    <w:rsid w:val="00A603F4"/>
    <w:rsid w:val="00A6065C"/>
    <w:rsid w:val="00A607A6"/>
    <w:rsid w:val="00A607B6"/>
    <w:rsid w:val="00A60915"/>
    <w:rsid w:val="00A60C1E"/>
    <w:rsid w:val="00A60CDF"/>
    <w:rsid w:val="00A60D38"/>
    <w:rsid w:val="00A60EBB"/>
    <w:rsid w:val="00A60FBF"/>
    <w:rsid w:val="00A60FDE"/>
    <w:rsid w:val="00A610B1"/>
    <w:rsid w:val="00A61164"/>
    <w:rsid w:val="00A6135F"/>
    <w:rsid w:val="00A6153B"/>
    <w:rsid w:val="00A61580"/>
    <w:rsid w:val="00A61688"/>
    <w:rsid w:val="00A616E9"/>
    <w:rsid w:val="00A61803"/>
    <w:rsid w:val="00A61B2B"/>
    <w:rsid w:val="00A61C81"/>
    <w:rsid w:val="00A61CF5"/>
    <w:rsid w:val="00A61E59"/>
    <w:rsid w:val="00A61F77"/>
    <w:rsid w:val="00A62063"/>
    <w:rsid w:val="00A62106"/>
    <w:rsid w:val="00A621A2"/>
    <w:rsid w:val="00A622CC"/>
    <w:rsid w:val="00A625A2"/>
    <w:rsid w:val="00A6270F"/>
    <w:rsid w:val="00A62AFC"/>
    <w:rsid w:val="00A62C64"/>
    <w:rsid w:val="00A62F58"/>
    <w:rsid w:val="00A62F92"/>
    <w:rsid w:val="00A630E6"/>
    <w:rsid w:val="00A6310D"/>
    <w:rsid w:val="00A631B3"/>
    <w:rsid w:val="00A6325A"/>
    <w:rsid w:val="00A6362E"/>
    <w:rsid w:val="00A638C5"/>
    <w:rsid w:val="00A63915"/>
    <w:rsid w:val="00A639A5"/>
    <w:rsid w:val="00A639B7"/>
    <w:rsid w:val="00A63A6A"/>
    <w:rsid w:val="00A63B94"/>
    <w:rsid w:val="00A63D18"/>
    <w:rsid w:val="00A644FE"/>
    <w:rsid w:val="00A64599"/>
    <w:rsid w:val="00A64601"/>
    <w:rsid w:val="00A64727"/>
    <w:rsid w:val="00A64995"/>
    <w:rsid w:val="00A649FA"/>
    <w:rsid w:val="00A64A37"/>
    <w:rsid w:val="00A64BC0"/>
    <w:rsid w:val="00A64DDA"/>
    <w:rsid w:val="00A64EE3"/>
    <w:rsid w:val="00A64F0D"/>
    <w:rsid w:val="00A65025"/>
    <w:rsid w:val="00A65091"/>
    <w:rsid w:val="00A651B9"/>
    <w:rsid w:val="00A65296"/>
    <w:rsid w:val="00A656C7"/>
    <w:rsid w:val="00A65974"/>
    <w:rsid w:val="00A659D4"/>
    <w:rsid w:val="00A65CE3"/>
    <w:rsid w:val="00A65E1A"/>
    <w:rsid w:val="00A65E96"/>
    <w:rsid w:val="00A660C8"/>
    <w:rsid w:val="00A660D8"/>
    <w:rsid w:val="00A66343"/>
    <w:rsid w:val="00A66443"/>
    <w:rsid w:val="00A66460"/>
    <w:rsid w:val="00A66510"/>
    <w:rsid w:val="00A665C1"/>
    <w:rsid w:val="00A667A3"/>
    <w:rsid w:val="00A668E9"/>
    <w:rsid w:val="00A66939"/>
    <w:rsid w:val="00A66DAD"/>
    <w:rsid w:val="00A66E05"/>
    <w:rsid w:val="00A6728F"/>
    <w:rsid w:val="00A677FD"/>
    <w:rsid w:val="00A67862"/>
    <w:rsid w:val="00A678A4"/>
    <w:rsid w:val="00A67A2A"/>
    <w:rsid w:val="00A67A4B"/>
    <w:rsid w:val="00A67DCC"/>
    <w:rsid w:val="00A700E2"/>
    <w:rsid w:val="00A70188"/>
    <w:rsid w:val="00A70329"/>
    <w:rsid w:val="00A706B6"/>
    <w:rsid w:val="00A706EC"/>
    <w:rsid w:val="00A7087E"/>
    <w:rsid w:val="00A70FA5"/>
    <w:rsid w:val="00A70FD0"/>
    <w:rsid w:val="00A71000"/>
    <w:rsid w:val="00A71299"/>
    <w:rsid w:val="00A7137C"/>
    <w:rsid w:val="00A71518"/>
    <w:rsid w:val="00A71528"/>
    <w:rsid w:val="00A719C5"/>
    <w:rsid w:val="00A71E74"/>
    <w:rsid w:val="00A71F28"/>
    <w:rsid w:val="00A7204A"/>
    <w:rsid w:val="00A722D4"/>
    <w:rsid w:val="00A72411"/>
    <w:rsid w:val="00A7254D"/>
    <w:rsid w:val="00A72659"/>
    <w:rsid w:val="00A728B6"/>
    <w:rsid w:val="00A728E0"/>
    <w:rsid w:val="00A72B23"/>
    <w:rsid w:val="00A72D80"/>
    <w:rsid w:val="00A72EE8"/>
    <w:rsid w:val="00A72F88"/>
    <w:rsid w:val="00A7305F"/>
    <w:rsid w:val="00A73194"/>
    <w:rsid w:val="00A73273"/>
    <w:rsid w:val="00A7327B"/>
    <w:rsid w:val="00A73516"/>
    <w:rsid w:val="00A7366C"/>
    <w:rsid w:val="00A736FA"/>
    <w:rsid w:val="00A73925"/>
    <w:rsid w:val="00A739FC"/>
    <w:rsid w:val="00A73B01"/>
    <w:rsid w:val="00A73FB1"/>
    <w:rsid w:val="00A7401B"/>
    <w:rsid w:val="00A7402B"/>
    <w:rsid w:val="00A74053"/>
    <w:rsid w:val="00A740B1"/>
    <w:rsid w:val="00A742A8"/>
    <w:rsid w:val="00A74412"/>
    <w:rsid w:val="00A74564"/>
    <w:rsid w:val="00A745B9"/>
    <w:rsid w:val="00A74C0C"/>
    <w:rsid w:val="00A74D08"/>
    <w:rsid w:val="00A74D09"/>
    <w:rsid w:val="00A74D0F"/>
    <w:rsid w:val="00A74D73"/>
    <w:rsid w:val="00A74D89"/>
    <w:rsid w:val="00A74D90"/>
    <w:rsid w:val="00A74DAD"/>
    <w:rsid w:val="00A75333"/>
    <w:rsid w:val="00A75691"/>
    <w:rsid w:val="00A756E4"/>
    <w:rsid w:val="00A75744"/>
    <w:rsid w:val="00A75901"/>
    <w:rsid w:val="00A7594B"/>
    <w:rsid w:val="00A75C08"/>
    <w:rsid w:val="00A75DF4"/>
    <w:rsid w:val="00A75EED"/>
    <w:rsid w:val="00A760BE"/>
    <w:rsid w:val="00A76156"/>
    <w:rsid w:val="00A76311"/>
    <w:rsid w:val="00A76370"/>
    <w:rsid w:val="00A7652D"/>
    <w:rsid w:val="00A765FB"/>
    <w:rsid w:val="00A76924"/>
    <w:rsid w:val="00A7697C"/>
    <w:rsid w:val="00A769A2"/>
    <w:rsid w:val="00A76A3B"/>
    <w:rsid w:val="00A76E52"/>
    <w:rsid w:val="00A7709D"/>
    <w:rsid w:val="00A77383"/>
    <w:rsid w:val="00A7738E"/>
    <w:rsid w:val="00A774C1"/>
    <w:rsid w:val="00A7765A"/>
    <w:rsid w:val="00A776AE"/>
    <w:rsid w:val="00A77919"/>
    <w:rsid w:val="00A7793B"/>
    <w:rsid w:val="00A779BB"/>
    <w:rsid w:val="00A77A4A"/>
    <w:rsid w:val="00A77B7B"/>
    <w:rsid w:val="00A77B83"/>
    <w:rsid w:val="00A77CA1"/>
    <w:rsid w:val="00A77E15"/>
    <w:rsid w:val="00A77F60"/>
    <w:rsid w:val="00A80461"/>
    <w:rsid w:val="00A80575"/>
    <w:rsid w:val="00A8068D"/>
    <w:rsid w:val="00A80A51"/>
    <w:rsid w:val="00A80B1F"/>
    <w:rsid w:val="00A80D32"/>
    <w:rsid w:val="00A80F20"/>
    <w:rsid w:val="00A80F21"/>
    <w:rsid w:val="00A80FAF"/>
    <w:rsid w:val="00A8103B"/>
    <w:rsid w:val="00A812FA"/>
    <w:rsid w:val="00A81378"/>
    <w:rsid w:val="00A81404"/>
    <w:rsid w:val="00A81775"/>
    <w:rsid w:val="00A817E1"/>
    <w:rsid w:val="00A81A65"/>
    <w:rsid w:val="00A81B0E"/>
    <w:rsid w:val="00A81B25"/>
    <w:rsid w:val="00A81C76"/>
    <w:rsid w:val="00A81E1D"/>
    <w:rsid w:val="00A820E3"/>
    <w:rsid w:val="00A8227D"/>
    <w:rsid w:val="00A82575"/>
    <w:rsid w:val="00A8280A"/>
    <w:rsid w:val="00A82B4F"/>
    <w:rsid w:val="00A82BF3"/>
    <w:rsid w:val="00A82E5C"/>
    <w:rsid w:val="00A82F1A"/>
    <w:rsid w:val="00A82F75"/>
    <w:rsid w:val="00A833D4"/>
    <w:rsid w:val="00A83472"/>
    <w:rsid w:val="00A8362E"/>
    <w:rsid w:val="00A837FB"/>
    <w:rsid w:val="00A83939"/>
    <w:rsid w:val="00A839E3"/>
    <w:rsid w:val="00A83FA6"/>
    <w:rsid w:val="00A84134"/>
    <w:rsid w:val="00A843FA"/>
    <w:rsid w:val="00A84626"/>
    <w:rsid w:val="00A84688"/>
    <w:rsid w:val="00A84891"/>
    <w:rsid w:val="00A84A06"/>
    <w:rsid w:val="00A84AC8"/>
    <w:rsid w:val="00A84AE2"/>
    <w:rsid w:val="00A84BEB"/>
    <w:rsid w:val="00A84ED5"/>
    <w:rsid w:val="00A84F64"/>
    <w:rsid w:val="00A84FC2"/>
    <w:rsid w:val="00A84FEC"/>
    <w:rsid w:val="00A85583"/>
    <w:rsid w:val="00A855B7"/>
    <w:rsid w:val="00A8577D"/>
    <w:rsid w:val="00A859BA"/>
    <w:rsid w:val="00A85A74"/>
    <w:rsid w:val="00A85A80"/>
    <w:rsid w:val="00A85C83"/>
    <w:rsid w:val="00A85C93"/>
    <w:rsid w:val="00A85CD0"/>
    <w:rsid w:val="00A85DB3"/>
    <w:rsid w:val="00A85EE3"/>
    <w:rsid w:val="00A86046"/>
    <w:rsid w:val="00A8604D"/>
    <w:rsid w:val="00A8610B"/>
    <w:rsid w:val="00A86143"/>
    <w:rsid w:val="00A8621D"/>
    <w:rsid w:val="00A86320"/>
    <w:rsid w:val="00A865B8"/>
    <w:rsid w:val="00A86A0B"/>
    <w:rsid w:val="00A86C25"/>
    <w:rsid w:val="00A86D92"/>
    <w:rsid w:val="00A86F4B"/>
    <w:rsid w:val="00A872A8"/>
    <w:rsid w:val="00A87394"/>
    <w:rsid w:val="00A87443"/>
    <w:rsid w:val="00A87542"/>
    <w:rsid w:val="00A87681"/>
    <w:rsid w:val="00A87882"/>
    <w:rsid w:val="00A879F7"/>
    <w:rsid w:val="00A87D20"/>
    <w:rsid w:val="00A87D5A"/>
    <w:rsid w:val="00A87E76"/>
    <w:rsid w:val="00A87E7C"/>
    <w:rsid w:val="00A87E95"/>
    <w:rsid w:val="00A9008B"/>
    <w:rsid w:val="00A901B3"/>
    <w:rsid w:val="00A902BD"/>
    <w:rsid w:val="00A90349"/>
    <w:rsid w:val="00A90450"/>
    <w:rsid w:val="00A904E3"/>
    <w:rsid w:val="00A9089A"/>
    <w:rsid w:val="00A90C22"/>
    <w:rsid w:val="00A91212"/>
    <w:rsid w:val="00A912BE"/>
    <w:rsid w:val="00A912E5"/>
    <w:rsid w:val="00A9132B"/>
    <w:rsid w:val="00A914BD"/>
    <w:rsid w:val="00A91825"/>
    <w:rsid w:val="00A9183D"/>
    <w:rsid w:val="00A9189F"/>
    <w:rsid w:val="00A918E2"/>
    <w:rsid w:val="00A919A8"/>
    <w:rsid w:val="00A91A5E"/>
    <w:rsid w:val="00A91A7D"/>
    <w:rsid w:val="00A91ACC"/>
    <w:rsid w:val="00A91B75"/>
    <w:rsid w:val="00A91C23"/>
    <w:rsid w:val="00A91E7F"/>
    <w:rsid w:val="00A92191"/>
    <w:rsid w:val="00A92288"/>
    <w:rsid w:val="00A92325"/>
    <w:rsid w:val="00A9243B"/>
    <w:rsid w:val="00A925E1"/>
    <w:rsid w:val="00A926D4"/>
    <w:rsid w:val="00A92A79"/>
    <w:rsid w:val="00A92B4A"/>
    <w:rsid w:val="00A92CF3"/>
    <w:rsid w:val="00A92DDB"/>
    <w:rsid w:val="00A92E14"/>
    <w:rsid w:val="00A92F4F"/>
    <w:rsid w:val="00A9326D"/>
    <w:rsid w:val="00A93274"/>
    <w:rsid w:val="00A935DE"/>
    <w:rsid w:val="00A9362E"/>
    <w:rsid w:val="00A9376F"/>
    <w:rsid w:val="00A93770"/>
    <w:rsid w:val="00A93785"/>
    <w:rsid w:val="00A937C6"/>
    <w:rsid w:val="00A937F8"/>
    <w:rsid w:val="00A93844"/>
    <w:rsid w:val="00A938D5"/>
    <w:rsid w:val="00A93B22"/>
    <w:rsid w:val="00A93BBC"/>
    <w:rsid w:val="00A93BF9"/>
    <w:rsid w:val="00A93C35"/>
    <w:rsid w:val="00A93F0B"/>
    <w:rsid w:val="00A93F49"/>
    <w:rsid w:val="00A941E8"/>
    <w:rsid w:val="00A9439F"/>
    <w:rsid w:val="00A9442F"/>
    <w:rsid w:val="00A94488"/>
    <w:rsid w:val="00A9466D"/>
    <w:rsid w:val="00A94818"/>
    <w:rsid w:val="00A949BC"/>
    <w:rsid w:val="00A94BA4"/>
    <w:rsid w:val="00A94E03"/>
    <w:rsid w:val="00A94E34"/>
    <w:rsid w:val="00A94EFE"/>
    <w:rsid w:val="00A94F97"/>
    <w:rsid w:val="00A9543F"/>
    <w:rsid w:val="00A95547"/>
    <w:rsid w:val="00A9557C"/>
    <w:rsid w:val="00A95896"/>
    <w:rsid w:val="00A95A2C"/>
    <w:rsid w:val="00A95B6E"/>
    <w:rsid w:val="00A95C4F"/>
    <w:rsid w:val="00A960FA"/>
    <w:rsid w:val="00A96192"/>
    <w:rsid w:val="00A965C0"/>
    <w:rsid w:val="00A96750"/>
    <w:rsid w:val="00A96E13"/>
    <w:rsid w:val="00A97174"/>
    <w:rsid w:val="00A977A7"/>
    <w:rsid w:val="00A977A8"/>
    <w:rsid w:val="00A97A75"/>
    <w:rsid w:val="00A97C54"/>
    <w:rsid w:val="00A97D0B"/>
    <w:rsid w:val="00A97D7D"/>
    <w:rsid w:val="00A97E0F"/>
    <w:rsid w:val="00A97E9D"/>
    <w:rsid w:val="00A97ED5"/>
    <w:rsid w:val="00AA0121"/>
    <w:rsid w:val="00AA016B"/>
    <w:rsid w:val="00AA0461"/>
    <w:rsid w:val="00AA055F"/>
    <w:rsid w:val="00AA0627"/>
    <w:rsid w:val="00AA06FF"/>
    <w:rsid w:val="00AA0836"/>
    <w:rsid w:val="00AA09CA"/>
    <w:rsid w:val="00AA0C2D"/>
    <w:rsid w:val="00AA0C2E"/>
    <w:rsid w:val="00AA0C49"/>
    <w:rsid w:val="00AA0EF6"/>
    <w:rsid w:val="00AA0F1B"/>
    <w:rsid w:val="00AA11DF"/>
    <w:rsid w:val="00AA1264"/>
    <w:rsid w:val="00AA1325"/>
    <w:rsid w:val="00AA150A"/>
    <w:rsid w:val="00AA1596"/>
    <w:rsid w:val="00AA19E3"/>
    <w:rsid w:val="00AA19EC"/>
    <w:rsid w:val="00AA1A86"/>
    <w:rsid w:val="00AA1B3E"/>
    <w:rsid w:val="00AA1C50"/>
    <w:rsid w:val="00AA2064"/>
    <w:rsid w:val="00AA20C9"/>
    <w:rsid w:val="00AA214E"/>
    <w:rsid w:val="00AA2219"/>
    <w:rsid w:val="00AA23D1"/>
    <w:rsid w:val="00AA24E4"/>
    <w:rsid w:val="00AA2567"/>
    <w:rsid w:val="00AA261E"/>
    <w:rsid w:val="00AA26B2"/>
    <w:rsid w:val="00AA27CB"/>
    <w:rsid w:val="00AA297D"/>
    <w:rsid w:val="00AA29D9"/>
    <w:rsid w:val="00AA2AC5"/>
    <w:rsid w:val="00AA2BE3"/>
    <w:rsid w:val="00AA2C5C"/>
    <w:rsid w:val="00AA2EA1"/>
    <w:rsid w:val="00AA32F8"/>
    <w:rsid w:val="00AA34B4"/>
    <w:rsid w:val="00AA36AB"/>
    <w:rsid w:val="00AA3749"/>
    <w:rsid w:val="00AA3811"/>
    <w:rsid w:val="00AA3D3E"/>
    <w:rsid w:val="00AA3F3E"/>
    <w:rsid w:val="00AA3FA7"/>
    <w:rsid w:val="00AA45DA"/>
    <w:rsid w:val="00AA4680"/>
    <w:rsid w:val="00AA4886"/>
    <w:rsid w:val="00AA48E5"/>
    <w:rsid w:val="00AA4928"/>
    <w:rsid w:val="00AA49A4"/>
    <w:rsid w:val="00AA49BA"/>
    <w:rsid w:val="00AA4A59"/>
    <w:rsid w:val="00AA4BDD"/>
    <w:rsid w:val="00AA4C79"/>
    <w:rsid w:val="00AA4FD1"/>
    <w:rsid w:val="00AA5243"/>
    <w:rsid w:val="00AA53FB"/>
    <w:rsid w:val="00AA5554"/>
    <w:rsid w:val="00AA569D"/>
    <w:rsid w:val="00AA56FE"/>
    <w:rsid w:val="00AA5ACF"/>
    <w:rsid w:val="00AA5CAD"/>
    <w:rsid w:val="00AA5DE2"/>
    <w:rsid w:val="00AA5F03"/>
    <w:rsid w:val="00AA6613"/>
    <w:rsid w:val="00AA6720"/>
    <w:rsid w:val="00AA672C"/>
    <w:rsid w:val="00AA6810"/>
    <w:rsid w:val="00AA68BF"/>
    <w:rsid w:val="00AA6CDD"/>
    <w:rsid w:val="00AA6EAF"/>
    <w:rsid w:val="00AA6F49"/>
    <w:rsid w:val="00AA6FE7"/>
    <w:rsid w:val="00AA726B"/>
    <w:rsid w:val="00AA72A5"/>
    <w:rsid w:val="00AA781A"/>
    <w:rsid w:val="00AA79BF"/>
    <w:rsid w:val="00AA7B1D"/>
    <w:rsid w:val="00AA7F37"/>
    <w:rsid w:val="00AA7FF1"/>
    <w:rsid w:val="00AB0125"/>
    <w:rsid w:val="00AB0249"/>
    <w:rsid w:val="00AB031C"/>
    <w:rsid w:val="00AB04BA"/>
    <w:rsid w:val="00AB0577"/>
    <w:rsid w:val="00AB061E"/>
    <w:rsid w:val="00AB073F"/>
    <w:rsid w:val="00AB0776"/>
    <w:rsid w:val="00AB07BA"/>
    <w:rsid w:val="00AB09F9"/>
    <w:rsid w:val="00AB0BF8"/>
    <w:rsid w:val="00AB0C25"/>
    <w:rsid w:val="00AB0D58"/>
    <w:rsid w:val="00AB0E82"/>
    <w:rsid w:val="00AB10BE"/>
    <w:rsid w:val="00AB1144"/>
    <w:rsid w:val="00AB14CC"/>
    <w:rsid w:val="00AB1568"/>
    <w:rsid w:val="00AB16A4"/>
    <w:rsid w:val="00AB17CF"/>
    <w:rsid w:val="00AB1939"/>
    <w:rsid w:val="00AB1A6C"/>
    <w:rsid w:val="00AB1A7A"/>
    <w:rsid w:val="00AB1BE3"/>
    <w:rsid w:val="00AB1C29"/>
    <w:rsid w:val="00AB1D54"/>
    <w:rsid w:val="00AB1DE0"/>
    <w:rsid w:val="00AB1DFE"/>
    <w:rsid w:val="00AB1E85"/>
    <w:rsid w:val="00AB1EAC"/>
    <w:rsid w:val="00AB21C6"/>
    <w:rsid w:val="00AB246E"/>
    <w:rsid w:val="00AB2656"/>
    <w:rsid w:val="00AB2696"/>
    <w:rsid w:val="00AB2A50"/>
    <w:rsid w:val="00AB2B0E"/>
    <w:rsid w:val="00AB2EC1"/>
    <w:rsid w:val="00AB316C"/>
    <w:rsid w:val="00AB31B0"/>
    <w:rsid w:val="00AB326D"/>
    <w:rsid w:val="00AB329A"/>
    <w:rsid w:val="00AB32C0"/>
    <w:rsid w:val="00AB346D"/>
    <w:rsid w:val="00AB3581"/>
    <w:rsid w:val="00AB364A"/>
    <w:rsid w:val="00AB38AE"/>
    <w:rsid w:val="00AB3E3D"/>
    <w:rsid w:val="00AB3E3F"/>
    <w:rsid w:val="00AB3E80"/>
    <w:rsid w:val="00AB4122"/>
    <w:rsid w:val="00AB4223"/>
    <w:rsid w:val="00AB42A2"/>
    <w:rsid w:val="00AB4480"/>
    <w:rsid w:val="00AB44E6"/>
    <w:rsid w:val="00AB4938"/>
    <w:rsid w:val="00AB4ABD"/>
    <w:rsid w:val="00AB4DB7"/>
    <w:rsid w:val="00AB4DCE"/>
    <w:rsid w:val="00AB4FA9"/>
    <w:rsid w:val="00AB52F9"/>
    <w:rsid w:val="00AB5374"/>
    <w:rsid w:val="00AB5615"/>
    <w:rsid w:val="00AB56A7"/>
    <w:rsid w:val="00AB5770"/>
    <w:rsid w:val="00AB5839"/>
    <w:rsid w:val="00AB584A"/>
    <w:rsid w:val="00AB594F"/>
    <w:rsid w:val="00AB5B24"/>
    <w:rsid w:val="00AB5BA4"/>
    <w:rsid w:val="00AB5D02"/>
    <w:rsid w:val="00AB5D9A"/>
    <w:rsid w:val="00AB629E"/>
    <w:rsid w:val="00AB6346"/>
    <w:rsid w:val="00AB639F"/>
    <w:rsid w:val="00AB649A"/>
    <w:rsid w:val="00AB697A"/>
    <w:rsid w:val="00AB6A6E"/>
    <w:rsid w:val="00AB6D20"/>
    <w:rsid w:val="00AB6DBB"/>
    <w:rsid w:val="00AB6EAF"/>
    <w:rsid w:val="00AB70DE"/>
    <w:rsid w:val="00AB71E3"/>
    <w:rsid w:val="00AB71FE"/>
    <w:rsid w:val="00AB74C1"/>
    <w:rsid w:val="00AB74CB"/>
    <w:rsid w:val="00AB75F8"/>
    <w:rsid w:val="00AB7A5C"/>
    <w:rsid w:val="00AB7BE3"/>
    <w:rsid w:val="00AB7D11"/>
    <w:rsid w:val="00AB7D6F"/>
    <w:rsid w:val="00ABF42F"/>
    <w:rsid w:val="00AC0115"/>
    <w:rsid w:val="00AC028A"/>
    <w:rsid w:val="00AC02B2"/>
    <w:rsid w:val="00AC035A"/>
    <w:rsid w:val="00AC03D8"/>
    <w:rsid w:val="00AC0457"/>
    <w:rsid w:val="00AC049F"/>
    <w:rsid w:val="00AC04B8"/>
    <w:rsid w:val="00AC062E"/>
    <w:rsid w:val="00AC064D"/>
    <w:rsid w:val="00AC06FF"/>
    <w:rsid w:val="00AC071A"/>
    <w:rsid w:val="00AC07A6"/>
    <w:rsid w:val="00AC07AC"/>
    <w:rsid w:val="00AC0961"/>
    <w:rsid w:val="00AC0ABE"/>
    <w:rsid w:val="00AC0F67"/>
    <w:rsid w:val="00AC11D4"/>
    <w:rsid w:val="00AC121C"/>
    <w:rsid w:val="00AC1506"/>
    <w:rsid w:val="00AC1551"/>
    <w:rsid w:val="00AC155D"/>
    <w:rsid w:val="00AC159A"/>
    <w:rsid w:val="00AC15FC"/>
    <w:rsid w:val="00AC1B51"/>
    <w:rsid w:val="00AC1B79"/>
    <w:rsid w:val="00AC1B96"/>
    <w:rsid w:val="00AC1C1D"/>
    <w:rsid w:val="00AC1D43"/>
    <w:rsid w:val="00AC2391"/>
    <w:rsid w:val="00AC2687"/>
    <w:rsid w:val="00AC26B2"/>
    <w:rsid w:val="00AC2927"/>
    <w:rsid w:val="00AC2996"/>
    <w:rsid w:val="00AC29D9"/>
    <w:rsid w:val="00AC2B56"/>
    <w:rsid w:val="00AC2CF7"/>
    <w:rsid w:val="00AC30E1"/>
    <w:rsid w:val="00AC32C4"/>
    <w:rsid w:val="00AC362E"/>
    <w:rsid w:val="00AC38B6"/>
    <w:rsid w:val="00AC394B"/>
    <w:rsid w:val="00AC3998"/>
    <w:rsid w:val="00AC39A4"/>
    <w:rsid w:val="00AC39BF"/>
    <w:rsid w:val="00AC3F30"/>
    <w:rsid w:val="00AC4089"/>
    <w:rsid w:val="00AC42DC"/>
    <w:rsid w:val="00AC49CF"/>
    <w:rsid w:val="00AC4A5A"/>
    <w:rsid w:val="00AC4C83"/>
    <w:rsid w:val="00AC4D45"/>
    <w:rsid w:val="00AC4DCB"/>
    <w:rsid w:val="00AC537A"/>
    <w:rsid w:val="00AC53D4"/>
    <w:rsid w:val="00AC5B1E"/>
    <w:rsid w:val="00AC5C2F"/>
    <w:rsid w:val="00AC5E65"/>
    <w:rsid w:val="00AC5FC8"/>
    <w:rsid w:val="00AC61D8"/>
    <w:rsid w:val="00AC637B"/>
    <w:rsid w:val="00AC6411"/>
    <w:rsid w:val="00AC6502"/>
    <w:rsid w:val="00AC65CC"/>
    <w:rsid w:val="00AC663E"/>
    <w:rsid w:val="00AC6E0B"/>
    <w:rsid w:val="00AC73EB"/>
    <w:rsid w:val="00AC74BE"/>
    <w:rsid w:val="00AC7559"/>
    <w:rsid w:val="00AC79DB"/>
    <w:rsid w:val="00AC7A6B"/>
    <w:rsid w:val="00AC7BA0"/>
    <w:rsid w:val="00AC7CF7"/>
    <w:rsid w:val="00AD003F"/>
    <w:rsid w:val="00AD0233"/>
    <w:rsid w:val="00AD0327"/>
    <w:rsid w:val="00AD0424"/>
    <w:rsid w:val="00AD048E"/>
    <w:rsid w:val="00AD04F8"/>
    <w:rsid w:val="00AD0657"/>
    <w:rsid w:val="00AD06EF"/>
    <w:rsid w:val="00AD09D2"/>
    <w:rsid w:val="00AD09E4"/>
    <w:rsid w:val="00AD0A97"/>
    <w:rsid w:val="00AD0B00"/>
    <w:rsid w:val="00AD0C08"/>
    <w:rsid w:val="00AD0C7E"/>
    <w:rsid w:val="00AD1168"/>
    <w:rsid w:val="00AD11AE"/>
    <w:rsid w:val="00AD1436"/>
    <w:rsid w:val="00AD1465"/>
    <w:rsid w:val="00AD19E8"/>
    <w:rsid w:val="00AD1C0B"/>
    <w:rsid w:val="00AD1D8A"/>
    <w:rsid w:val="00AD1F37"/>
    <w:rsid w:val="00AD1FAD"/>
    <w:rsid w:val="00AD2346"/>
    <w:rsid w:val="00AD24E3"/>
    <w:rsid w:val="00AD2626"/>
    <w:rsid w:val="00AD26B6"/>
    <w:rsid w:val="00AD2751"/>
    <w:rsid w:val="00AD2970"/>
    <w:rsid w:val="00AD298E"/>
    <w:rsid w:val="00AD2B78"/>
    <w:rsid w:val="00AD2E2E"/>
    <w:rsid w:val="00AD2E73"/>
    <w:rsid w:val="00AD2F17"/>
    <w:rsid w:val="00AD307D"/>
    <w:rsid w:val="00AD329C"/>
    <w:rsid w:val="00AD3316"/>
    <w:rsid w:val="00AD336D"/>
    <w:rsid w:val="00AD357B"/>
    <w:rsid w:val="00AD35C0"/>
    <w:rsid w:val="00AD3823"/>
    <w:rsid w:val="00AD3B17"/>
    <w:rsid w:val="00AD3BD1"/>
    <w:rsid w:val="00AD3D4F"/>
    <w:rsid w:val="00AD3E0F"/>
    <w:rsid w:val="00AD41CA"/>
    <w:rsid w:val="00AD43D6"/>
    <w:rsid w:val="00AD4606"/>
    <w:rsid w:val="00AD465A"/>
    <w:rsid w:val="00AD472B"/>
    <w:rsid w:val="00AD4790"/>
    <w:rsid w:val="00AD479E"/>
    <w:rsid w:val="00AD4B35"/>
    <w:rsid w:val="00AD4B51"/>
    <w:rsid w:val="00AD516D"/>
    <w:rsid w:val="00AD551F"/>
    <w:rsid w:val="00AD5532"/>
    <w:rsid w:val="00AD58D3"/>
    <w:rsid w:val="00AD590E"/>
    <w:rsid w:val="00AD59E0"/>
    <w:rsid w:val="00AD5A63"/>
    <w:rsid w:val="00AD5BB1"/>
    <w:rsid w:val="00AD5C71"/>
    <w:rsid w:val="00AD5F14"/>
    <w:rsid w:val="00AD5F36"/>
    <w:rsid w:val="00AD600B"/>
    <w:rsid w:val="00AD6048"/>
    <w:rsid w:val="00AD6070"/>
    <w:rsid w:val="00AD60CF"/>
    <w:rsid w:val="00AD622D"/>
    <w:rsid w:val="00AD6383"/>
    <w:rsid w:val="00AD6392"/>
    <w:rsid w:val="00AD63C4"/>
    <w:rsid w:val="00AD64B6"/>
    <w:rsid w:val="00AD6718"/>
    <w:rsid w:val="00AD67AC"/>
    <w:rsid w:val="00AD67C3"/>
    <w:rsid w:val="00AD69E6"/>
    <w:rsid w:val="00AD6B8B"/>
    <w:rsid w:val="00AD6BA6"/>
    <w:rsid w:val="00AD6DE0"/>
    <w:rsid w:val="00AD6F06"/>
    <w:rsid w:val="00AD7063"/>
    <w:rsid w:val="00AD7341"/>
    <w:rsid w:val="00AD741E"/>
    <w:rsid w:val="00AD7822"/>
    <w:rsid w:val="00AD7B43"/>
    <w:rsid w:val="00AD7B82"/>
    <w:rsid w:val="00AD7CC0"/>
    <w:rsid w:val="00AD7D7F"/>
    <w:rsid w:val="00AD7DB8"/>
    <w:rsid w:val="00AE01A3"/>
    <w:rsid w:val="00AE01A8"/>
    <w:rsid w:val="00AE0295"/>
    <w:rsid w:val="00AE04B4"/>
    <w:rsid w:val="00AE0533"/>
    <w:rsid w:val="00AE0727"/>
    <w:rsid w:val="00AE0A16"/>
    <w:rsid w:val="00AE0D3B"/>
    <w:rsid w:val="00AE104F"/>
    <w:rsid w:val="00AE1057"/>
    <w:rsid w:val="00AE1243"/>
    <w:rsid w:val="00AE17F8"/>
    <w:rsid w:val="00AE1915"/>
    <w:rsid w:val="00AE19A4"/>
    <w:rsid w:val="00AE19AB"/>
    <w:rsid w:val="00AE1E21"/>
    <w:rsid w:val="00AE1EE3"/>
    <w:rsid w:val="00AE1F17"/>
    <w:rsid w:val="00AE2171"/>
    <w:rsid w:val="00AE243D"/>
    <w:rsid w:val="00AE25CE"/>
    <w:rsid w:val="00AE2978"/>
    <w:rsid w:val="00AE2E0C"/>
    <w:rsid w:val="00AE2EF7"/>
    <w:rsid w:val="00AE2FFA"/>
    <w:rsid w:val="00AE38D7"/>
    <w:rsid w:val="00AE3AAA"/>
    <w:rsid w:val="00AE3DB0"/>
    <w:rsid w:val="00AE4018"/>
    <w:rsid w:val="00AE41FD"/>
    <w:rsid w:val="00AE45F1"/>
    <w:rsid w:val="00AE474E"/>
    <w:rsid w:val="00AE4814"/>
    <w:rsid w:val="00AE48D3"/>
    <w:rsid w:val="00AE4912"/>
    <w:rsid w:val="00AE4B9C"/>
    <w:rsid w:val="00AE4C9D"/>
    <w:rsid w:val="00AE5101"/>
    <w:rsid w:val="00AE555E"/>
    <w:rsid w:val="00AE5711"/>
    <w:rsid w:val="00AE58E0"/>
    <w:rsid w:val="00AE5918"/>
    <w:rsid w:val="00AE599A"/>
    <w:rsid w:val="00AE5EB4"/>
    <w:rsid w:val="00AE5F4D"/>
    <w:rsid w:val="00AE60D6"/>
    <w:rsid w:val="00AE611B"/>
    <w:rsid w:val="00AE623E"/>
    <w:rsid w:val="00AE6408"/>
    <w:rsid w:val="00AE640E"/>
    <w:rsid w:val="00AE668B"/>
    <w:rsid w:val="00AE674C"/>
    <w:rsid w:val="00AE6A24"/>
    <w:rsid w:val="00AE6C55"/>
    <w:rsid w:val="00AE6C56"/>
    <w:rsid w:val="00AE6D6B"/>
    <w:rsid w:val="00AE6F35"/>
    <w:rsid w:val="00AE6FA1"/>
    <w:rsid w:val="00AE71F2"/>
    <w:rsid w:val="00AE751F"/>
    <w:rsid w:val="00AE7562"/>
    <w:rsid w:val="00AE764B"/>
    <w:rsid w:val="00AE7702"/>
    <w:rsid w:val="00AE7751"/>
    <w:rsid w:val="00AE7C0C"/>
    <w:rsid w:val="00AE7D53"/>
    <w:rsid w:val="00AE7D84"/>
    <w:rsid w:val="00AF01DE"/>
    <w:rsid w:val="00AF0264"/>
    <w:rsid w:val="00AF02D0"/>
    <w:rsid w:val="00AF039F"/>
    <w:rsid w:val="00AF0605"/>
    <w:rsid w:val="00AF0616"/>
    <w:rsid w:val="00AF0664"/>
    <w:rsid w:val="00AF0675"/>
    <w:rsid w:val="00AF0741"/>
    <w:rsid w:val="00AF07A6"/>
    <w:rsid w:val="00AF0999"/>
    <w:rsid w:val="00AF0AE7"/>
    <w:rsid w:val="00AF0ED8"/>
    <w:rsid w:val="00AF1010"/>
    <w:rsid w:val="00AF12D4"/>
    <w:rsid w:val="00AF130A"/>
    <w:rsid w:val="00AF1510"/>
    <w:rsid w:val="00AF1DD9"/>
    <w:rsid w:val="00AF1DDE"/>
    <w:rsid w:val="00AF1F22"/>
    <w:rsid w:val="00AF24AB"/>
    <w:rsid w:val="00AF24E4"/>
    <w:rsid w:val="00AF28E2"/>
    <w:rsid w:val="00AF2A06"/>
    <w:rsid w:val="00AF2AA8"/>
    <w:rsid w:val="00AF2B2E"/>
    <w:rsid w:val="00AF2CA6"/>
    <w:rsid w:val="00AF2CEF"/>
    <w:rsid w:val="00AF370B"/>
    <w:rsid w:val="00AF3993"/>
    <w:rsid w:val="00AF39CC"/>
    <w:rsid w:val="00AF3B61"/>
    <w:rsid w:val="00AF3BBD"/>
    <w:rsid w:val="00AF3C3A"/>
    <w:rsid w:val="00AF3D5F"/>
    <w:rsid w:val="00AF3E02"/>
    <w:rsid w:val="00AF3F1D"/>
    <w:rsid w:val="00AF3F31"/>
    <w:rsid w:val="00AF3FA7"/>
    <w:rsid w:val="00AF41CE"/>
    <w:rsid w:val="00AF41FB"/>
    <w:rsid w:val="00AF42A1"/>
    <w:rsid w:val="00AF4443"/>
    <w:rsid w:val="00AF46BC"/>
    <w:rsid w:val="00AF482D"/>
    <w:rsid w:val="00AF4864"/>
    <w:rsid w:val="00AF4ADA"/>
    <w:rsid w:val="00AF4BB6"/>
    <w:rsid w:val="00AF4BBD"/>
    <w:rsid w:val="00AF4E45"/>
    <w:rsid w:val="00AF4F79"/>
    <w:rsid w:val="00AF506A"/>
    <w:rsid w:val="00AF50D1"/>
    <w:rsid w:val="00AF52BD"/>
    <w:rsid w:val="00AF5413"/>
    <w:rsid w:val="00AF5478"/>
    <w:rsid w:val="00AF5510"/>
    <w:rsid w:val="00AF5618"/>
    <w:rsid w:val="00AF598C"/>
    <w:rsid w:val="00AF5B9B"/>
    <w:rsid w:val="00AF5C0C"/>
    <w:rsid w:val="00AF5D80"/>
    <w:rsid w:val="00AF5DA8"/>
    <w:rsid w:val="00AF5E96"/>
    <w:rsid w:val="00AF5EFF"/>
    <w:rsid w:val="00AF5F4E"/>
    <w:rsid w:val="00AF61F3"/>
    <w:rsid w:val="00AF624C"/>
    <w:rsid w:val="00AF6505"/>
    <w:rsid w:val="00AF66A8"/>
    <w:rsid w:val="00AF66BD"/>
    <w:rsid w:val="00AF6769"/>
    <w:rsid w:val="00AF6AD4"/>
    <w:rsid w:val="00AF6C03"/>
    <w:rsid w:val="00AF70A8"/>
    <w:rsid w:val="00AF712D"/>
    <w:rsid w:val="00AF713C"/>
    <w:rsid w:val="00AF728C"/>
    <w:rsid w:val="00AF72C2"/>
    <w:rsid w:val="00AF73BF"/>
    <w:rsid w:val="00AF75DF"/>
    <w:rsid w:val="00AF7812"/>
    <w:rsid w:val="00AF7A22"/>
    <w:rsid w:val="00AF7A2A"/>
    <w:rsid w:val="00AF7A3A"/>
    <w:rsid w:val="00AF7AD1"/>
    <w:rsid w:val="00AF7B22"/>
    <w:rsid w:val="00AF7D6A"/>
    <w:rsid w:val="00AF7F4C"/>
    <w:rsid w:val="00AF7F95"/>
    <w:rsid w:val="00AF7FAB"/>
    <w:rsid w:val="00B000A5"/>
    <w:rsid w:val="00B00134"/>
    <w:rsid w:val="00B00196"/>
    <w:rsid w:val="00B001AC"/>
    <w:rsid w:val="00B00273"/>
    <w:rsid w:val="00B003E1"/>
    <w:rsid w:val="00B0052A"/>
    <w:rsid w:val="00B0068A"/>
    <w:rsid w:val="00B00733"/>
    <w:rsid w:val="00B00744"/>
    <w:rsid w:val="00B00745"/>
    <w:rsid w:val="00B00AEA"/>
    <w:rsid w:val="00B00C6B"/>
    <w:rsid w:val="00B00CCC"/>
    <w:rsid w:val="00B00D54"/>
    <w:rsid w:val="00B00E62"/>
    <w:rsid w:val="00B00E75"/>
    <w:rsid w:val="00B00E9D"/>
    <w:rsid w:val="00B010E6"/>
    <w:rsid w:val="00B015DE"/>
    <w:rsid w:val="00B019C1"/>
    <w:rsid w:val="00B01A82"/>
    <w:rsid w:val="00B01EFC"/>
    <w:rsid w:val="00B01F56"/>
    <w:rsid w:val="00B02061"/>
    <w:rsid w:val="00B0229C"/>
    <w:rsid w:val="00B0231C"/>
    <w:rsid w:val="00B026EA"/>
    <w:rsid w:val="00B02B96"/>
    <w:rsid w:val="00B02C08"/>
    <w:rsid w:val="00B02D1B"/>
    <w:rsid w:val="00B02E2E"/>
    <w:rsid w:val="00B02F0D"/>
    <w:rsid w:val="00B03181"/>
    <w:rsid w:val="00B031A4"/>
    <w:rsid w:val="00B03559"/>
    <w:rsid w:val="00B035A6"/>
    <w:rsid w:val="00B03862"/>
    <w:rsid w:val="00B03A07"/>
    <w:rsid w:val="00B03A4D"/>
    <w:rsid w:val="00B03EA4"/>
    <w:rsid w:val="00B03F55"/>
    <w:rsid w:val="00B04048"/>
    <w:rsid w:val="00B0408E"/>
    <w:rsid w:val="00B0415F"/>
    <w:rsid w:val="00B0418E"/>
    <w:rsid w:val="00B041ED"/>
    <w:rsid w:val="00B042E0"/>
    <w:rsid w:val="00B04356"/>
    <w:rsid w:val="00B0450C"/>
    <w:rsid w:val="00B04516"/>
    <w:rsid w:val="00B04556"/>
    <w:rsid w:val="00B0462E"/>
    <w:rsid w:val="00B04778"/>
    <w:rsid w:val="00B0480B"/>
    <w:rsid w:val="00B04B01"/>
    <w:rsid w:val="00B04E62"/>
    <w:rsid w:val="00B05003"/>
    <w:rsid w:val="00B05065"/>
    <w:rsid w:val="00B051B6"/>
    <w:rsid w:val="00B0525C"/>
    <w:rsid w:val="00B0562D"/>
    <w:rsid w:val="00B05686"/>
    <w:rsid w:val="00B05969"/>
    <w:rsid w:val="00B059EC"/>
    <w:rsid w:val="00B05B5B"/>
    <w:rsid w:val="00B05CCC"/>
    <w:rsid w:val="00B05D0F"/>
    <w:rsid w:val="00B05EF0"/>
    <w:rsid w:val="00B05F75"/>
    <w:rsid w:val="00B05FC9"/>
    <w:rsid w:val="00B06465"/>
    <w:rsid w:val="00B0648A"/>
    <w:rsid w:val="00B0665A"/>
    <w:rsid w:val="00B066C9"/>
    <w:rsid w:val="00B06739"/>
    <w:rsid w:val="00B067C4"/>
    <w:rsid w:val="00B06871"/>
    <w:rsid w:val="00B06C3D"/>
    <w:rsid w:val="00B06DB4"/>
    <w:rsid w:val="00B07027"/>
    <w:rsid w:val="00B0738D"/>
    <w:rsid w:val="00B073BC"/>
    <w:rsid w:val="00B0749B"/>
    <w:rsid w:val="00B07597"/>
    <w:rsid w:val="00B07758"/>
    <w:rsid w:val="00B077C8"/>
    <w:rsid w:val="00B07805"/>
    <w:rsid w:val="00B078E3"/>
    <w:rsid w:val="00B07905"/>
    <w:rsid w:val="00B07923"/>
    <w:rsid w:val="00B07A7B"/>
    <w:rsid w:val="00B07CD0"/>
    <w:rsid w:val="00B07D17"/>
    <w:rsid w:val="00B07E92"/>
    <w:rsid w:val="00B1003C"/>
    <w:rsid w:val="00B101F6"/>
    <w:rsid w:val="00B10389"/>
    <w:rsid w:val="00B105BA"/>
    <w:rsid w:val="00B109C0"/>
    <w:rsid w:val="00B10AB0"/>
    <w:rsid w:val="00B11185"/>
    <w:rsid w:val="00B1148A"/>
    <w:rsid w:val="00B115CA"/>
    <w:rsid w:val="00B11849"/>
    <w:rsid w:val="00B1199C"/>
    <w:rsid w:val="00B11A2E"/>
    <w:rsid w:val="00B11A7B"/>
    <w:rsid w:val="00B11ADA"/>
    <w:rsid w:val="00B11B49"/>
    <w:rsid w:val="00B11DC0"/>
    <w:rsid w:val="00B11DC7"/>
    <w:rsid w:val="00B11EE7"/>
    <w:rsid w:val="00B1218D"/>
    <w:rsid w:val="00B12219"/>
    <w:rsid w:val="00B123A8"/>
    <w:rsid w:val="00B124DF"/>
    <w:rsid w:val="00B12539"/>
    <w:rsid w:val="00B1268D"/>
    <w:rsid w:val="00B127A8"/>
    <w:rsid w:val="00B128C0"/>
    <w:rsid w:val="00B128ED"/>
    <w:rsid w:val="00B12ABA"/>
    <w:rsid w:val="00B12C4C"/>
    <w:rsid w:val="00B12D77"/>
    <w:rsid w:val="00B12E35"/>
    <w:rsid w:val="00B12F6E"/>
    <w:rsid w:val="00B13018"/>
    <w:rsid w:val="00B13045"/>
    <w:rsid w:val="00B1315B"/>
    <w:rsid w:val="00B1323D"/>
    <w:rsid w:val="00B134ED"/>
    <w:rsid w:val="00B13501"/>
    <w:rsid w:val="00B13575"/>
    <w:rsid w:val="00B13A09"/>
    <w:rsid w:val="00B13A36"/>
    <w:rsid w:val="00B13B95"/>
    <w:rsid w:val="00B13DD9"/>
    <w:rsid w:val="00B13E14"/>
    <w:rsid w:val="00B13F1D"/>
    <w:rsid w:val="00B13F79"/>
    <w:rsid w:val="00B14032"/>
    <w:rsid w:val="00B14124"/>
    <w:rsid w:val="00B14277"/>
    <w:rsid w:val="00B145F0"/>
    <w:rsid w:val="00B14762"/>
    <w:rsid w:val="00B14D69"/>
    <w:rsid w:val="00B14F60"/>
    <w:rsid w:val="00B150E1"/>
    <w:rsid w:val="00B152F3"/>
    <w:rsid w:val="00B15368"/>
    <w:rsid w:val="00B15420"/>
    <w:rsid w:val="00B158C3"/>
    <w:rsid w:val="00B15A08"/>
    <w:rsid w:val="00B15E03"/>
    <w:rsid w:val="00B15FC6"/>
    <w:rsid w:val="00B1610E"/>
    <w:rsid w:val="00B161BB"/>
    <w:rsid w:val="00B1642E"/>
    <w:rsid w:val="00B164B3"/>
    <w:rsid w:val="00B1650C"/>
    <w:rsid w:val="00B168B1"/>
    <w:rsid w:val="00B168CE"/>
    <w:rsid w:val="00B168F0"/>
    <w:rsid w:val="00B16981"/>
    <w:rsid w:val="00B16B48"/>
    <w:rsid w:val="00B16BCF"/>
    <w:rsid w:val="00B17002"/>
    <w:rsid w:val="00B17050"/>
    <w:rsid w:val="00B17059"/>
    <w:rsid w:val="00B1706A"/>
    <w:rsid w:val="00B170EF"/>
    <w:rsid w:val="00B17130"/>
    <w:rsid w:val="00B174B2"/>
    <w:rsid w:val="00B17600"/>
    <w:rsid w:val="00B178AD"/>
    <w:rsid w:val="00B179A9"/>
    <w:rsid w:val="00B17CE6"/>
    <w:rsid w:val="00B2009F"/>
    <w:rsid w:val="00B201BD"/>
    <w:rsid w:val="00B20517"/>
    <w:rsid w:val="00B207F9"/>
    <w:rsid w:val="00B2098D"/>
    <w:rsid w:val="00B20A28"/>
    <w:rsid w:val="00B20A3F"/>
    <w:rsid w:val="00B20AC8"/>
    <w:rsid w:val="00B20D81"/>
    <w:rsid w:val="00B20DF5"/>
    <w:rsid w:val="00B210BA"/>
    <w:rsid w:val="00B21415"/>
    <w:rsid w:val="00B214F1"/>
    <w:rsid w:val="00B2154F"/>
    <w:rsid w:val="00B218D0"/>
    <w:rsid w:val="00B21B26"/>
    <w:rsid w:val="00B21B9C"/>
    <w:rsid w:val="00B21CF7"/>
    <w:rsid w:val="00B21D8E"/>
    <w:rsid w:val="00B21E23"/>
    <w:rsid w:val="00B21EBD"/>
    <w:rsid w:val="00B22254"/>
    <w:rsid w:val="00B22434"/>
    <w:rsid w:val="00B22692"/>
    <w:rsid w:val="00B22A7A"/>
    <w:rsid w:val="00B22F5F"/>
    <w:rsid w:val="00B231D7"/>
    <w:rsid w:val="00B23291"/>
    <w:rsid w:val="00B2332A"/>
    <w:rsid w:val="00B23686"/>
    <w:rsid w:val="00B238BA"/>
    <w:rsid w:val="00B23D55"/>
    <w:rsid w:val="00B23D6A"/>
    <w:rsid w:val="00B23D87"/>
    <w:rsid w:val="00B23F33"/>
    <w:rsid w:val="00B2441C"/>
    <w:rsid w:val="00B24615"/>
    <w:rsid w:val="00B247BC"/>
    <w:rsid w:val="00B2481E"/>
    <w:rsid w:val="00B24989"/>
    <w:rsid w:val="00B24AA4"/>
    <w:rsid w:val="00B24C3D"/>
    <w:rsid w:val="00B250BB"/>
    <w:rsid w:val="00B251AA"/>
    <w:rsid w:val="00B251F9"/>
    <w:rsid w:val="00B25259"/>
    <w:rsid w:val="00B257B6"/>
    <w:rsid w:val="00B257D1"/>
    <w:rsid w:val="00B25830"/>
    <w:rsid w:val="00B25D72"/>
    <w:rsid w:val="00B26192"/>
    <w:rsid w:val="00B261A4"/>
    <w:rsid w:val="00B26317"/>
    <w:rsid w:val="00B26431"/>
    <w:rsid w:val="00B266EE"/>
    <w:rsid w:val="00B26DD9"/>
    <w:rsid w:val="00B26F44"/>
    <w:rsid w:val="00B26F46"/>
    <w:rsid w:val="00B27061"/>
    <w:rsid w:val="00B2755F"/>
    <w:rsid w:val="00B2756B"/>
    <w:rsid w:val="00B27597"/>
    <w:rsid w:val="00B277D9"/>
    <w:rsid w:val="00B277F1"/>
    <w:rsid w:val="00B27824"/>
    <w:rsid w:val="00B27836"/>
    <w:rsid w:val="00B27854"/>
    <w:rsid w:val="00B27921"/>
    <w:rsid w:val="00B27B9A"/>
    <w:rsid w:val="00B27C70"/>
    <w:rsid w:val="00B27D5B"/>
    <w:rsid w:val="00B27F07"/>
    <w:rsid w:val="00B3002B"/>
    <w:rsid w:val="00B30072"/>
    <w:rsid w:val="00B301EA"/>
    <w:rsid w:val="00B30419"/>
    <w:rsid w:val="00B3052A"/>
    <w:rsid w:val="00B30916"/>
    <w:rsid w:val="00B309AA"/>
    <w:rsid w:val="00B309CA"/>
    <w:rsid w:val="00B30B20"/>
    <w:rsid w:val="00B30C66"/>
    <w:rsid w:val="00B30D0E"/>
    <w:rsid w:val="00B30DAC"/>
    <w:rsid w:val="00B30E92"/>
    <w:rsid w:val="00B30F40"/>
    <w:rsid w:val="00B31072"/>
    <w:rsid w:val="00B312AB"/>
    <w:rsid w:val="00B31475"/>
    <w:rsid w:val="00B317CD"/>
    <w:rsid w:val="00B31BA0"/>
    <w:rsid w:val="00B31D0B"/>
    <w:rsid w:val="00B31F6A"/>
    <w:rsid w:val="00B32144"/>
    <w:rsid w:val="00B32334"/>
    <w:rsid w:val="00B32852"/>
    <w:rsid w:val="00B32D6F"/>
    <w:rsid w:val="00B32EE5"/>
    <w:rsid w:val="00B32FA4"/>
    <w:rsid w:val="00B33240"/>
    <w:rsid w:val="00B332E7"/>
    <w:rsid w:val="00B333A5"/>
    <w:rsid w:val="00B336EA"/>
    <w:rsid w:val="00B33883"/>
    <w:rsid w:val="00B338A7"/>
    <w:rsid w:val="00B3392B"/>
    <w:rsid w:val="00B339F0"/>
    <w:rsid w:val="00B33B07"/>
    <w:rsid w:val="00B33DCE"/>
    <w:rsid w:val="00B33F3E"/>
    <w:rsid w:val="00B33F61"/>
    <w:rsid w:val="00B340D1"/>
    <w:rsid w:val="00B34122"/>
    <w:rsid w:val="00B341EE"/>
    <w:rsid w:val="00B3435D"/>
    <w:rsid w:val="00B3487E"/>
    <w:rsid w:val="00B3488D"/>
    <w:rsid w:val="00B3492A"/>
    <w:rsid w:val="00B34973"/>
    <w:rsid w:val="00B34A6A"/>
    <w:rsid w:val="00B34AF0"/>
    <w:rsid w:val="00B34B63"/>
    <w:rsid w:val="00B34DD5"/>
    <w:rsid w:val="00B34E78"/>
    <w:rsid w:val="00B34E8C"/>
    <w:rsid w:val="00B34EE1"/>
    <w:rsid w:val="00B35190"/>
    <w:rsid w:val="00B3564A"/>
    <w:rsid w:val="00B357B5"/>
    <w:rsid w:val="00B358BD"/>
    <w:rsid w:val="00B360B8"/>
    <w:rsid w:val="00B36155"/>
    <w:rsid w:val="00B3634C"/>
    <w:rsid w:val="00B36403"/>
    <w:rsid w:val="00B364EB"/>
    <w:rsid w:val="00B3655F"/>
    <w:rsid w:val="00B367C8"/>
    <w:rsid w:val="00B3682E"/>
    <w:rsid w:val="00B36894"/>
    <w:rsid w:val="00B36C2E"/>
    <w:rsid w:val="00B36C60"/>
    <w:rsid w:val="00B36C7D"/>
    <w:rsid w:val="00B36CBB"/>
    <w:rsid w:val="00B36DD9"/>
    <w:rsid w:val="00B36FA2"/>
    <w:rsid w:val="00B373EC"/>
    <w:rsid w:val="00B374B2"/>
    <w:rsid w:val="00B374BB"/>
    <w:rsid w:val="00B3751A"/>
    <w:rsid w:val="00B37827"/>
    <w:rsid w:val="00B3791A"/>
    <w:rsid w:val="00B37BE7"/>
    <w:rsid w:val="00B37D38"/>
    <w:rsid w:val="00B37E2F"/>
    <w:rsid w:val="00B40002"/>
    <w:rsid w:val="00B400D6"/>
    <w:rsid w:val="00B400F3"/>
    <w:rsid w:val="00B402D7"/>
    <w:rsid w:val="00B4032E"/>
    <w:rsid w:val="00B40538"/>
    <w:rsid w:val="00B40559"/>
    <w:rsid w:val="00B40621"/>
    <w:rsid w:val="00B40978"/>
    <w:rsid w:val="00B40AAB"/>
    <w:rsid w:val="00B40EA3"/>
    <w:rsid w:val="00B40EB5"/>
    <w:rsid w:val="00B40F69"/>
    <w:rsid w:val="00B41016"/>
    <w:rsid w:val="00B4104D"/>
    <w:rsid w:val="00B415C9"/>
    <w:rsid w:val="00B415E8"/>
    <w:rsid w:val="00B41720"/>
    <w:rsid w:val="00B4185A"/>
    <w:rsid w:val="00B418E3"/>
    <w:rsid w:val="00B41A0B"/>
    <w:rsid w:val="00B41AEA"/>
    <w:rsid w:val="00B41BB5"/>
    <w:rsid w:val="00B41BCD"/>
    <w:rsid w:val="00B41C69"/>
    <w:rsid w:val="00B41E2B"/>
    <w:rsid w:val="00B41EAD"/>
    <w:rsid w:val="00B41F77"/>
    <w:rsid w:val="00B42087"/>
    <w:rsid w:val="00B420E3"/>
    <w:rsid w:val="00B422AE"/>
    <w:rsid w:val="00B42339"/>
    <w:rsid w:val="00B42424"/>
    <w:rsid w:val="00B427CD"/>
    <w:rsid w:val="00B42929"/>
    <w:rsid w:val="00B429BE"/>
    <w:rsid w:val="00B42EE4"/>
    <w:rsid w:val="00B42FCA"/>
    <w:rsid w:val="00B43209"/>
    <w:rsid w:val="00B43453"/>
    <w:rsid w:val="00B436E4"/>
    <w:rsid w:val="00B438DE"/>
    <w:rsid w:val="00B43AA4"/>
    <w:rsid w:val="00B43C76"/>
    <w:rsid w:val="00B43CD2"/>
    <w:rsid w:val="00B43D8E"/>
    <w:rsid w:val="00B43EF8"/>
    <w:rsid w:val="00B4401A"/>
    <w:rsid w:val="00B44110"/>
    <w:rsid w:val="00B44347"/>
    <w:rsid w:val="00B44693"/>
    <w:rsid w:val="00B44752"/>
    <w:rsid w:val="00B44789"/>
    <w:rsid w:val="00B449A4"/>
    <w:rsid w:val="00B44A29"/>
    <w:rsid w:val="00B44A63"/>
    <w:rsid w:val="00B44A83"/>
    <w:rsid w:val="00B44CBE"/>
    <w:rsid w:val="00B44D79"/>
    <w:rsid w:val="00B44DE5"/>
    <w:rsid w:val="00B45152"/>
    <w:rsid w:val="00B45203"/>
    <w:rsid w:val="00B4593B"/>
    <w:rsid w:val="00B45963"/>
    <w:rsid w:val="00B459D3"/>
    <w:rsid w:val="00B45A40"/>
    <w:rsid w:val="00B45B4E"/>
    <w:rsid w:val="00B45BC8"/>
    <w:rsid w:val="00B45E22"/>
    <w:rsid w:val="00B460E0"/>
    <w:rsid w:val="00B461CC"/>
    <w:rsid w:val="00B462C8"/>
    <w:rsid w:val="00B466ED"/>
    <w:rsid w:val="00B4673D"/>
    <w:rsid w:val="00B467CC"/>
    <w:rsid w:val="00B469B3"/>
    <w:rsid w:val="00B46A8C"/>
    <w:rsid w:val="00B46B28"/>
    <w:rsid w:val="00B46B7C"/>
    <w:rsid w:val="00B46C5E"/>
    <w:rsid w:val="00B46C7A"/>
    <w:rsid w:val="00B46CB9"/>
    <w:rsid w:val="00B46D03"/>
    <w:rsid w:val="00B470A3"/>
    <w:rsid w:val="00B472B0"/>
    <w:rsid w:val="00B472F6"/>
    <w:rsid w:val="00B473C8"/>
    <w:rsid w:val="00B4759D"/>
    <w:rsid w:val="00B47783"/>
    <w:rsid w:val="00B479C3"/>
    <w:rsid w:val="00B47A34"/>
    <w:rsid w:val="00B47E19"/>
    <w:rsid w:val="00B47EEB"/>
    <w:rsid w:val="00B500A4"/>
    <w:rsid w:val="00B501FE"/>
    <w:rsid w:val="00B5022A"/>
    <w:rsid w:val="00B5028C"/>
    <w:rsid w:val="00B50318"/>
    <w:rsid w:val="00B5034A"/>
    <w:rsid w:val="00B506B5"/>
    <w:rsid w:val="00B506F4"/>
    <w:rsid w:val="00B508A9"/>
    <w:rsid w:val="00B508E8"/>
    <w:rsid w:val="00B508FF"/>
    <w:rsid w:val="00B509D0"/>
    <w:rsid w:val="00B50CB4"/>
    <w:rsid w:val="00B50D8E"/>
    <w:rsid w:val="00B50E47"/>
    <w:rsid w:val="00B50FA4"/>
    <w:rsid w:val="00B50FC3"/>
    <w:rsid w:val="00B51092"/>
    <w:rsid w:val="00B510A2"/>
    <w:rsid w:val="00B51293"/>
    <w:rsid w:val="00B5134C"/>
    <w:rsid w:val="00B5153E"/>
    <w:rsid w:val="00B517CF"/>
    <w:rsid w:val="00B519F2"/>
    <w:rsid w:val="00B51B14"/>
    <w:rsid w:val="00B51B7D"/>
    <w:rsid w:val="00B51D8F"/>
    <w:rsid w:val="00B51D98"/>
    <w:rsid w:val="00B51E39"/>
    <w:rsid w:val="00B51FF2"/>
    <w:rsid w:val="00B52000"/>
    <w:rsid w:val="00B52005"/>
    <w:rsid w:val="00B52096"/>
    <w:rsid w:val="00B520F8"/>
    <w:rsid w:val="00B5237D"/>
    <w:rsid w:val="00B52565"/>
    <w:rsid w:val="00B525CC"/>
    <w:rsid w:val="00B52883"/>
    <w:rsid w:val="00B52997"/>
    <w:rsid w:val="00B52B7A"/>
    <w:rsid w:val="00B52BB3"/>
    <w:rsid w:val="00B52D65"/>
    <w:rsid w:val="00B52EA4"/>
    <w:rsid w:val="00B52F4C"/>
    <w:rsid w:val="00B53084"/>
    <w:rsid w:val="00B53290"/>
    <w:rsid w:val="00B53400"/>
    <w:rsid w:val="00B535C0"/>
    <w:rsid w:val="00B537DF"/>
    <w:rsid w:val="00B53A16"/>
    <w:rsid w:val="00B53F46"/>
    <w:rsid w:val="00B53FDE"/>
    <w:rsid w:val="00B54151"/>
    <w:rsid w:val="00B54158"/>
    <w:rsid w:val="00B5428F"/>
    <w:rsid w:val="00B542D9"/>
    <w:rsid w:val="00B5442B"/>
    <w:rsid w:val="00B54494"/>
    <w:rsid w:val="00B5449C"/>
    <w:rsid w:val="00B547B4"/>
    <w:rsid w:val="00B54AE4"/>
    <w:rsid w:val="00B54C08"/>
    <w:rsid w:val="00B54CD0"/>
    <w:rsid w:val="00B54D65"/>
    <w:rsid w:val="00B54D9F"/>
    <w:rsid w:val="00B54DEF"/>
    <w:rsid w:val="00B55078"/>
    <w:rsid w:val="00B5508C"/>
    <w:rsid w:val="00B550B2"/>
    <w:rsid w:val="00B5511D"/>
    <w:rsid w:val="00B5549B"/>
    <w:rsid w:val="00B5566F"/>
    <w:rsid w:val="00B558DC"/>
    <w:rsid w:val="00B55C49"/>
    <w:rsid w:val="00B55DC0"/>
    <w:rsid w:val="00B55F0F"/>
    <w:rsid w:val="00B55F7A"/>
    <w:rsid w:val="00B56096"/>
    <w:rsid w:val="00B560AB"/>
    <w:rsid w:val="00B5617F"/>
    <w:rsid w:val="00B564E5"/>
    <w:rsid w:val="00B5650B"/>
    <w:rsid w:val="00B565F4"/>
    <w:rsid w:val="00B56BCA"/>
    <w:rsid w:val="00B56CEB"/>
    <w:rsid w:val="00B56F68"/>
    <w:rsid w:val="00B57322"/>
    <w:rsid w:val="00B5743B"/>
    <w:rsid w:val="00B574DA"/>
    <w:rsid w:val="00B5764E"/>
    <w:rsid w:val="00B5785D"/>
    <w:rsid w:val="00B579E0"/>
    <w:rsid w:val="00B57B8D"/>
    <w:rsid w:val="00B57BF0"/>
    <w:rsid w:val="00B57E1C"/>
    <w:rsid w:val="00B57FAE"/>
    <w:rsid w:val="00B602DE"/>
    <w:rsid w:val="00B603A4"/>
    <w:rsid w:val="00B60446"/>
    <w:rsid w:val="00B604A9"/>
    <w:rsid w:val="00B605F2"/>
    <w:rsid w:val="00B6090D"/>
    <w:rsid w:val="00B60965"/>
    <w:rsid w:val="00B60A9B"/>
    <w:rsid w:val="00B60AA2"/>
    <w:rsid w:val="00B60AFD"/>
    <w:rsid w:val="00B60FC9"/>
    <w:rsid w:val="00B60FD7"/>
    <w:rsid w:val="00B610DA"/>
    <w:rsid w:val="00B612C0"/>
    <w:rsid w:val="00B6139C"/>
    <w:rsid w:val="00B616BD"/>
    <w:rsid w:val="00B61759"/>
    <w:rsid w:val="00B61948"/>
    <w:rsid w:val="00B61B2B"/>
    <w:rsid w:val="00B61BF0"/>
    <w:rsid w:val="00B61C78"/>
    <w:rsid w:val="00B61F44"/>
    <w:rsid w:val="00B61FFB"/>
    <w:rsid w:val="00B62036"/>
    <w:rsid w:val="00B6244C"/>
    <w:rsid w:val="00B62765"/>
    <w:rsid w:val="00B62DC1"/>
    <w:rsid w:val="00B62EB3"/>
    <w:rsid w:val="00B630AA"/>
    <w:rsid w:val="00B632F7"/>
    <w:rsid w:val="00B63375"/>
    <w:rsid w:val="00B63427"/>
    <w:rsid w:val="00B6354B"/>
    <w:rsid w:val="00B63583"/>
    <w:rsid w:val="00B6368C"/>
    <w:rsid w:val="00B6371E"/>
    <w:rsid w:val="00B63DAF"/>
    <w:rsid w:val="00B640F3"/>
    <w:rsid w:val="00B640FC"/>
    <w:rsid w:val="00B64114"/>
    <w:rsid w:val="00B6428A"/>
    <w:rsid w:val="00B6464F"/>
    <w:rsid w:val="00B649DE"/>
    <w:rsid w:val="00B64A5E"/>
    <w:rsid w:val="00B64BA0"/>
    <w:rsid w:val="00B64CA5"/>
    <w:rsid w:val="00B64CFC"/>
    <w:rsid w:val="00B64D0B"/>
    <w:rsid w:val="00B64D8B"/>
    <w:rsid w:val="00B64F71"/>
    <w:rsid w:val="00B650B6"/>
    <w:rsid w:val="00B651C4"/>
    <w:rsid w:val="00B651F8"/>
    <w:rsid w:val="00B653C3"/>
    <w:rsid w:val="00B654F3"/>
    <w:rsid w:val="00B658C3"/>
    <w:rsid w:val="00B6592B"/>
    <w:rsid w:val="00B65A11"/>
    <w:rsid w:val="00B65D96"/>
    <w:rsid w:val="00B65E56"/>
    <w:rsid w:val="00B660E1"/>
    <w:rsid w:val="00B661B0"/>
    <w:rsid w:val="00B66235"/>
    <w:rsid w:val="00B66252"/>
    <w:rsid w:val="00B664D2"/>
    <w:rsid w:val="00B6655A"/>
    <w:rsid w:val="00B66C1C"/>
    <w:rsid w:val="00B66CC5"/>
    <w:rsid w:val="00B66CFB"/>
    <w:rsid w:val="00B66EA4"/>
    <w:rsid w:val="00B66F9B"/>
    <w:rsid w:val="00B67046"/>
    <w:rsid w:val="00B670B1"/>
    <w:rsid w:val="00B670B9"/>
    <w:rsid w:val="00B67282"/>
    <w:rsid w:val="00B672CF"/>
    <w:rsid w:val="00B67335"/>
    <w:rsid w:val="00B6770F"/>
    <w:rsid w:val="00B67A5C"/>
    <w:rsid w:val="00B67BA9"/>
    <w:rsid w:val="00B67D63"/>
    <w:rsid w:val="00B67D77"/>
    <w:rsid w:val="00B67E2D"/>
    <w:rsid w:val="00B67EC2"/>
    <w:rsid w:val="00B7000D"/>
    <w:rsid w:val="00B701ED"/>
    <w:rsid w:val="00B705EC"/>
    <w:rsid w:val="00B706E3"/>
    <w:rsid w:val="00B70703"/>
    <w:rsid w:val="00B70808"/>
    <w:rsid w:val="00B70937"/>
    <w:rsid w:val="00B70966"/>
    <w:rsid w:val="00B709B5"/>
    <w:rsid w:val="00B70A91"/>
    <w:rsid w:val="00B70C9A"/>
    <w:rsid w:val="00B70F88"/>
    <w:rsid w:val="00B71079"/>
    <w:rsid w:val="00B71259"/>
    <w:rsid w:val="00B7132F"/>
    <w:rsid w:val="00B7138D"/>
    <w:rsid w:val="00B714AA"/>
    <w:rsid w:val="00B71703"/>
    <w:rsid w:val="00B71798"/>
    <w:rsid w:val="00B717F3"/>
    <w:rsid w:val="00B7185D"/>
    <w:rsid w:val="00B71874"/>
    <w:rsid w:val="00B71AC0"/>
    <w:rsid w:val="00B71B9A"/>
    <w:rsid w:val="00B71BD7"/>
    <w:rsid w:val="00B71C80"/>
    <w:rsid w:val="00B71E39"/>
    <w:rsid w:val="00B71F3D"/>
    <w:rsid w:val="00B71F72"/>
    <w:rsid w:val="00B71FED"/>
    <w:rsid w:val="00B72071"/>
    <w:rsid w:val="00B720AF"/>
    <w:rsid w:val="00B721A4"/>
    <w:rsid w:val="00B722F8"/>
    <w:rsid w:val="00B723BB"/>
    <w:rsid w:val="00B723CF"/>
    <w:rsid w:val="00B728EE"/>
    <w:rsid w:val="00B72960"/>
    <w:rsid w:val="00B72B98"/>
    <w:rsid w:val="00B72F8F"/>
    <w:rsid w:val="00B73114"/>
    <w:rsid w:val="00B7313C"/>
    <w:rsid w:val="00B735D3"/>
    <w:rsid w:val="00B735F2"/>
    <w:rsid w:val="00B7367E"/>
    <w:rsid w:val="00B7370C"/>
    <w:rsid w:val="00B73A25"/>
    <w:rsid w:val="00B73A69"/>
    <w:rsid w:val="00B73C20"/>
    <w:rsid w:val="00B73C4F"/>
    <w:rsid w:val="00B73D24"/>
    <w:rsid w:val="00B73F5D"/>
    <w:rsid w:val="00B74475"/>
    <w:rsid w:val="00B7453F"/>
    <w:rsid w:val="00B7467B"/>
    <w:rsid w:val="00B7490B"/>
    <w:rsid w:val="00B74D83"/>
    <w:rsid w:val="00B74EBF"/>
    <w:rsid w:val="00B74F04"/>
    <w:rsid w:val="00B75065"/>
    <w:rsid w:val="00B7520E"/>
    <w:rsid w:val="00B75250"/>
    <w:rsid w:val="00B753CF"/>
    <w:rsid w:val="00B757A4"/>
    <w:rsid w:val="00B75851"/>
    <w:rsid w:val="00B7587A"/>
    <w:rsid w:val="00B75B2A"/>
    <w:rsid w:val="00B75B38"/>
    <w:rsid w:val="00B75D1E"/>
    <w:rsid w:val="00B75F05"/>
    <w:rsid w:val="00B7605A"/>
    <w:rsid w:val="00B76119"/>
    <w:rsid w:val="00B762D0"/>
    <w:rsid w:val="00B7645C"/>
    <w:rsid w:val="00B76548"/>
    <w:rsid w:val="00B7675C"/>
    <w:rsid w:val="00B767BE"/>
    <w:rsid w:val="00B76800"/>
    <w:rsid w:val="00B7689B"/>
    <w:rsid w:val="00B76B65"/>
    <w:rsid w:val="00B76BB5"/>
    <w:rsid w:val="00B76DA4"/>
    <w:rsid w:val="00B76DEE"/>
    <w:rsid w:val="00B76EF3"/>
    <w:rsid w:val="00B7707C"/>
    <w:rsid w:val="00B770BD"/>
    <w:rsid w:val="00B772D6"/>
    <w:rsid w:val="00B77395"/>
    <w:rsid w:val="00B773D2"/>
    <w:rsid w:val="00B776F0"/>
    <w:rsid w:val="00B777A3"/>
    <w:rsid w:val="00B778D7"/>
    <w:rsid w:val="00B77A08"/>
    <w:rsid w:val="00B77D55"/>
    <w:rsid w:val="00B77EEF"/>
    <w:rsid w:val="00B77EFD"/>
    <w:rsid w:val="00B801BD"/>
    <w:rsid w:val="00B8034B"/>
    <w:rsid w:val="00B803AB"/>
    <w:rsid w:val="00B805DB"/>
    <w:rsid w:val="00B806EE"/>
    <w:rsid w:val="00B8096B"/>
    <w:rsid w:val="00B80A60"/>
    <w:rsid w:val="00B80BD0"/>
    <w:rsid w:val="00B80DE2"/>
    <w:rsid w:val="00B8111A"/>
    <w:rsid w:val="00B813DB"/>
    <w:rsid w:val="00B81490"/>
    <w:rsid w:val="00B81574"/>
    <w:rsid w:val="00B81677"/>
    <w:rsid w:val="00B81872"/>
    <w:rsid w:val="00B81A5D"/>
    <w:rsid w:val="00B81AA1"/>
    <w:rsid w:val="00B81D30"/>
    <w:rsid w:val="00B81D4B"/>
    <w:rsid w:val="00B81E55"/>
    <w:rsid w:val="00B8200F"/>
    <w:rsid w:val="00B821C2"/>
    <w:rsid w:val="00B822B5"/>
    <w:rsid w:val="00B822F7"/>
    <w:rsid w:val="00B82337"/>
    <w:rsid w:val="00B824A1"/>
    <w:rsid w:val="00B826C8"/>
    <w:rsid w:val="00B82863"/>
    <w:rsid w:val="00B8288D"/>
    <w:rsid w:val="00B828FA"/>
    <w:rsid w:val="00B829FD"/>
    <w:rsid w:val="00B82B32"/>
    <w:rsid w:val="00B82B80"/>
    <w:rsid w:val="00B82E5E"/>
    <w:rsid w:val="00B82FFC"/>
    <w:rsid w:val="00B831DB"/>
    <w:rsid w:val="00B835C6"/>
    <w:rsid w:val="00B8369A"/>
    <w:rsid w:val="00B83853"/>
    <w:rsid w:val="00B838B9"/>
    <w:rsid w:val="00B838BF"/>
    <w:rsid w:val="00B83983"/>
    <w:rsid w:val="00B83EB7"/>
    <w:rsid w:val="00B83F74"/>
    <w:rsid w:val="00B84655"/>
    <w:rsid w:val="00B846C7"/>
    <w:rsid w:val="00B84768"/>
    <w:rsid w:val="00B847C7"/>
    <w:rsid w:val="00B847F6"/>
    <w:rsid w:val="00B848D3"/>
    <w:rsid w:val="00B84A4C"/>
    <w:rsid w:val="00B84A7B"/>
    <w:rsid w:val="00B84D23"/>
    <w:rsid w:val="00B84D66"/>
    <w:rsid w:val="00B84D6A"/>
    <w:rsid w:val="00B85168"/>
    <w:rsid w:val="00B8532A"/>
    <w:rsid w:val="00B8537D"/>
    <w:rsid w:val="00B854F6"/>
    <w:rsid w:val="00B85531"/>
    <w:rsid w:val="00B85552"/>
    <w:rsid w:val="00B8588A"/>
    <w:rsid w:val="00B85976"/>
    <w:rsid w:val="00B85B73"/>
    <w:rsid w:val="00B85C1C"/>
    <w:rsid w:val="00B85CF9"/>
    <w:rsid w:val="00B85F4E"/>
    <w:rsid w:val="00B86148"/>
    <w:rsid w:val="00B86172"/>
    <w:rsid w:val="00B86220"/>
    <w:rsid w:val="00B8623D"/>
    <w:rsid w:val="00B8672B"/>
    <w:rsid w:val="00B8689C"/>
    <w:rsid w:val="00B86EAC"/>
    <w:rsid w:val="00B86F70"/>
    <w:rsid w:val="00B8735C"/>
    <w:rsid w:val="00B873F4"/>
    <w:rsid w:val="00B878C1"/>
    <w:rsid w:val="00B87B66"/>
    <w:rsid w:val="00B87EB5"/>
    <w:rsid w:val="00B900A3"/>
    <w:rsid w:val="00B90132"/>
    <w:rsid w:val="00B906B2"/>
    <w:rsid w:val="00B90769"/>
    <w:rsid w:val="00B9076E"/>
    <w:rsid w:val="00B90812"/>
    <w:rsid w:val="00B90868"/>
    <w:rsid w:val="00B908F5"/>
    <w:rsid w:val="00B90C57"/>
    <w:rsid w:val="00B90CC3"/>
    <w:rsid w:val="00B90D6E"/>
    <w:rsid w:val="00B910AF"/>
    <w:rsid w:val="00B910CC"/>
    <w:rsid w:val="00B91403"/>
    <w:rsid w:val="00B9164A"/>
    <w:rsid w:val="00B91661"/>
    <w:rsid w:val="00B91695"/>
    <w:rsid w:val="00B9173E"/>
    <w:rsid w:val="00B91980"/>
    <w:rsid w:val="00B91A14"/>
    <w:rsid w:val="00B91B89"/>
    <w:rsid w:val="00B91B9A"/>
    <w:rsid w:val="00B91BF8"/>
    <w:rsid w:val="00B91DBF"/>
    <w:rsid w:val="00B91DF4"/>
    <w:rsid w:val="00B91FFC"/>
    <w:rsid w:val="00B923CE"/>
    <w:rsid w:val="00B92482"/>
    <w:rsid w:val="00B928EC"/>
    <w:rsid w:val="00B92A62"/>
    <w:rsid w:val="00B92AAA"/>
    <w:rsid w:val="00B92D87"/>
    <w:rsid w:val="00B92E1F"/>
    <w:rsid w:val="00B92EA4"/>
    <w:rsid w:val="00B92F8E"/>
    <w:rsid w:val="00B93079"/>
    <w:rsid w:val="00B930B7"/>
    <w:rsid w:val="00B9325D"/>
    <w:rsid w:val="00B93420"/>
    <w:rsid w:val="00B93432"/>
    <w:rsid w:val="00B93441"/>
    <w:rsid w:val="00B934B1"/>
    <w:rsid w:val="00B934BF"/>
    <w:rsid w:val="00B9371B"/>
    <w:rsid w:val="00B939A8"/>
    <w:rsid w:val="00B93A18"/>
    <w:rsid w:val="00B93AD5"/>
    <w:rsid w:val="00B93AE8"/>
    <w:rsid w:val="00B93C91"/>
    <w:rsid w:val="00B93CC8"/>
    <w:rsid w:val="00B93D08"/>
    <w:rsid w:val="00B93D50"/>
    <w:rsid w:val="00B93FC1"/>
    <w:rsid w:val="00B9425A"/>
    <w:rsid w:val="00B942FA"/>
    <w:rsid w:val="00B94466"/>
    <w:rsid w:val="00B94767"/>
    <w:rsid w:val="00B94C39"/>
    <w:rsid w:val="00B94D6F"/>
    <w:rsid w:val="00B94F20"/>
    <w:rsid w:val="00B951E5"/>
    <w:rsid w:val="00B9543F"/>
    <w:rsid w:val="00B955B6"/>
    <w:rsid w:val="00B95987"/>
    <w:rsid w:val="00B959A4"/>
    <w:rsid w:val="00B95AB0"/>
    <w:rsid w:val="00B95B37"/>
    <w:rsid w:val="00B95C10"/>
    <w:rsid w:val="00B95CB8"/>
    <w:rsid w:val="00B95F17"/>
    <w:rsid w:val="00B95FF6"/>
    <w:rsid w:val="00B96038"/>
    <w:rsid w:val="00B961DA"/>
    <w:rsid w:val="00B963C4"/>
    <w:rsid w:val="00B9667F"/>
    <w:rsid w:val="00B96767"/>
    <w:rsid w:val="00B96832"/>
    <w:rsid w:val="00B96B18"/>
    <w:rsid w:val="00B96B66"/>
    <w:rsid w:val="00B96C04"/>
    <w:rsid w:val="00B9709C"/>
    <w:rsid w:val="00B971FE"/>
    <w:rsid w:val="00B97352"/>
    <w:rsid w:val="00B97502"/>
    <w:rsid w:val="00B97638"/>
    <w:rsid w:val="00B97768"/>
    <w:rsid w:val="00B9787B"/>
    <w:rsid w:val="00B978A5"/>
    <w:rsid w:val="00B97A9B"/>
    <w:rsid w:val="00B97CC1"/>
    <w:rsid w:val="00BA00B7"/>
    <w:rsid w:val="00BA0177"/>
    <w:rsid w:val="00BA01AC"/>
    <w:rsid w:val="00BA027E"/>
    <w:rsid w:val="00BA059D"/>
    <w:rsid w:val="00BA05FF"/>
    <w:rsid w:val="00BA0806"/>
    <w:rsid w:val="00BA08AF"/>
    <w:rsid w:val="00BA08CD"/>
    <w:rsid w:val="00BA0B13"/>
    <w:rsid w:val="00BA0C3E"/>
    <w:rsid w:val="00BA0DB5"/>
    <w:rsid w:val="00BA0E34"/>
    <w:rsid w:val="00BA0F15"/>
    <w:rsid w:val="00BA0FD0"/>
    <w:rsid w:val="00BA1097"/>
    <w:rsid w:val="00BA10C4"/>
    <w:rsid w:val="00BA135D"/>
    <w:rsid w:val="00BA140B"/>
    <w:rsid w:val="00BA150E"/>
    <w:rsid w:val="00BA1536"/>
    <w:rsid w:val="00BA1551"/>
    <w:rsid w:val="00BA164C"/>
    <w:rsid w:val="00BA17B4"/>
    <w:rsid w:val="00BA1A1D"/>
    <w:rsid w:val="00BA1B16"/>
    <w:rsid w:val="00BA21F1"/>
    <w:rsid w:val="00BA2284"/>
    <w:rsid w:val="00BA22A1"/>
    <w:rsid w:val="00BA232F"/>
    <w:rsid w:val="00BA23D5"/>
    <w:rsid w:val="00BA24C1"/>
    <w:rsid w:val="00BA25CD"/>
    <w:rsid w:val="00BA2891"/>
    <w:rsid w:val="00BA2899"/>
    <w:rsid w:val="00BA28A6"/>
    <w:rsid w:val="00BA2983"/>
    <w:rsid w:val="00BA2EA9"/>
    <w:rsid w:val="00BA2F00"/>
    <w:rsid w:val="00BA2F80"/>
    <w:rsid w:val="00BA32A4"/>
    <w:rsid w:val="00BA32D4"/>
    <w:rsid w:val="00BA3549"/>
    <w:rsid w:val="00BA35EC"/>
    <w:rsid w:val="00BA363F"/>
    <w:rsid w:val="00BA3641"/>
    <w:rsid w:val="00BA36DE"/>
    <w:rsid w:val="00BA373F"/>
    <w:rsid w:val="00BA374B"/>
    <w:rsid w:val="00BA3834"/>
    <w:rsid w:val="00BA3C22"/>
    <w:rsid w:val="00BA3C31"/>
    <w:rsid w:val="00BA3D8D"/>
    <w:rsid w:val="00BA3EE5"/>
    <w:rsid w:val="00BA3F37"/>
    <w:rsid w:val="00BA4001"/>
    <w:rsid w:val="00BA475D"/>
    <w:rsid w:val="00BA480A"/>
    <w:rsid w:val="00BA49B6"/>
    <w:rsid w:val="00BA4B90"/>
    <w:rsid w:val="00BA4BF8"/>
    <w:rsid w:val="00BA4F2B"/>
    <w:rsid w:val="00BA4F51"/>
    <w:rsid w:val="00BA4F9A"/>
    <w:rsid w:val="00BA503B"/>
    <w:rsid w:val="00BA5132"/>
    <w:rsid w:val="00BA51A7"/>
    <w:rsid w:val="00BA51AA"/>
    <w:rsid w:val="00BA57B2"/>
    <w:rsid w:val="00BA5973"/>
    <w:rsid w:val="00BA5C32"/>
    <w:rsid w:val="00BA5C83"/>
    <w:rsid w:val="00BA5DCB"/>
    <w:rsid w:val="00BA600E"/>
    <w:rsid w:val="00BA603B"/>
    <w:rsid w:val="00BA615E"/>
    <w:rsid w:val="00BA6284"/>
    <w:rsid w:val="00BA65CB"/>
    <w:rsid w:val="00BA673F"/>
    <w:rsid w:val="00BA676B"/>
    <w:rsid w:val="00BA6A6C"/>
    <w:rsid w:val="00BA6BCE"/>
    <w:rsid w:val="00BA7001"/>
    <w:rsid w:val="00BA7436"/>
    <w:rsid w:val="00BA74F9"/>
    <w:rsid w:val="00BA76D6"/>
    <w:rsid w:val="00BA7878"/>
    <w:rsid w:val="00BA7957"/>
    <w:rsid w:val="00BA7BB0"/>
    <w:rsid w:val="00BA7CF3"/>
    <w:rsid w:val="00BA7DB7"/>
    <w:rsid w:val="00BB01ED"/>
    <w:rsid w:val="00BB0304"/>
    <w:rsid w:val="00BB037C"/>
    <w:rsid w:val="00BB058F"/>
    <w:rsid w:val="00BB0712"/>
    <w:rsid w:val="00BB0724"/>
    <w:rsid w:val="00BB094C"/>
    <w:rsid w:val="00BB0A46"/>
    <w:rsid w:val="00BB0A4C"/>
    <w:rsid w:val="00BB0F0D"/>
    <w:rsid w:val="00BB0FCA"/>
    <w:rsid w:val="00BB1039"/>
    <w:rsid w:val="00BB1101"/>
    <w:rsid w:val="00BB115A"/>
    <w:rsid w:val="00BB1354"/>
    <w:rsid w:val="00BB149D"/>
    <w:rsid w:val="00BB1769"/>
    <w:rsid w:val="00BB19DD"/>
    <w:rsid w:val="00BB1A48"/>
    <w:rsid w:val="00BB1BBC"/>
    <w:rsid w:val="00BB1CD1"/>
    <w:rsid w:val="00BB218E"/>
    <w:rsid w:val="00BB2386"/>
    <w:rsid w:val="00BB2392"/>
    <w:rsid w:val="00BB24AD"/>
    <w:rsid w:val="00BB2641"/>
    <w:rsid w:val="00BB2655"/>
    <w:rsid w:val="00BB2B82"/>
    <w:rsid w:val="00BB2BE1"/>
    <w:rsid w:val="00BB2D60"/>
    <w:rsid w:val="00BB2DE6"/>
    <w:rsid w:val="00BB344D"/>
    <w:rsid w:val="00BB34E3"/>
    <w:rsid w:val="00BB3685"/>
    <w:rsid w:val="00BB38D4"/>
    <w:rsid w:val="00BB38E6"/>
    <w:rsid w:val="00BB3995"/>
    <w:rsid w:val="00BB3B0F"/>
    <w:rsid w:val="00BB3BA6"/>
    <w:rsid w:val="00BB3DE4"/>
    <w:rsid w:val="00BB3EF3"/>
    <w:rsid w:val="00BB3F10"/>
    <w:rsid w:val="00BB3F91"/>
    <w:rsid w:val="00BB40AF"/>
    <w:rsid w:val="00BB41BF"/>
    <w:rsid w:val="00BB43E9"/>
    <w:rsid w:val="00BB43EE"/>
    <w:rsid w:val="00BB4489"/>
    <w:rsid w:val="00BB4651"/>
    <w:rsid w:val="00BB466B"/>
    <w:rsid w:val="00BB4703"/>
    <w:rsid w:val="00BB4780"/>
    <w:rsid w:val="00BB4987"/>
    <w:rsid w:val="00BB4D4F"/>
    <w:rsid w:val="00BB4D91"/>
    <w:rsid w:val="00BB52D7"/>
    <w:rsid w:val="00BB5335"/>
    <w:rsid w:val="00BB5447"/>
    <w:rsid w:val="00BB549D"/>
    <w:rsid w:val="00BB55C7"/>
    <w:rsid w:val="00BB57EC"/>
    <w:rsid w:val="00BB58A6"/>
    <w:rsid w:val="00BB5991"/>
    <w:rsid w:val="00BB5B65"/>
    <w:rsid w:val="00BB5FFD"/>
    <w:rsid w:val="00BB614F"/>
    <w:rsid w:val="00BB6386"/>
    <w:rsid w:val="00BB63BD"/>
    <w:rsid w:val="00BB6455"/>
    <w:rsid w:val="00BB6458"/>
    <w:rsid w:val="00BB65F9"/>
    <w:rsid w:val="00BB66B1"/>
    <w:rsid w:val="00BB6769"/>
    <w:rsid w:val="00BB6825"/>
    <w:rsid w:val="00BB6855"/>
    <w:rsid w:val="00BB68A5"/>
    <w:rsid w:val="00BB69DD"/>
    <w:rsid w:val="00BB6C62"/>
    <w:rsid w:val="00BB6F95"/>
    <w:rsid w:val="00BB7136"/>
    <w:rsid w:val="00BB71F2"/>
    <w:rsid w:val="00BB724C"/>
    <w:rsid w:val="00BB7333"/>
    <w:rsid w:val="00BB7407"/>
    <w:rsid w:val="00BB7447"/>
    <w:rsid w:val="00BB7476"/>
    <w:rsid w:val="00BB7582"/>
    <w:rsid w:val="00BB75BC"/>
    <w:rsid w:val="00BB76B3"/>
    <w:rsid w:val="00BB7877"/>
    <w:rsid w:val="00BB7A56"/>
    <w:rsid w:val="00BB7BCC"/>
    <w:rsid w:val="00BB7FCE"/>
    <w:rsid w:val="00BC013E"/>
    <w:rsid w:val="00BC0212"/>
    <w:rsid w:val="00BC0394"/>
    <w:rsid w:val="00BC04A3"/>
    <w:rsid w:val="00BC057D"/>
    <w:rsid w:val="00BC06FE"/>
    <w:rsid w:val="00BC0745"/>
    <w:rsid w:val="00BC0755"/>
    <w:rsid w:val="00BC078B"/>
    <w:rsid w:val="00BC092C"/>
    <w:rsid w:val="00BC0C19"/>
    <w:rsid w:val="00BC101D"/>
    <w:rsid w:val="00BC1071"/>
    <w:rsid w:val="00BC1122"/>
    <w:rsid w:val="00BC190F"/>
    <w:rsid w:val="00BC1D30"/>
    <w:rsid w:val="00BC242D"/>
    <w:rsid w:val="00BC27A7"/>
    <w:rsid w:val="00BC281F"/>
    <w:rsid w:val="00BC29E3"/>
    <w:rsid w:val="00BC2ADA"/>
    <w:rsid w:val="00BC2F92"/>
    <w:rsid w:val="00BC2FD7"/>
    <w:rsid w:val="00BC31C4"/>
    <w:rsid w:val="00BC32BD"/>
    <w:rsid w:val="00BC331D"/>
    <w:rsid w:val="00BC38C5"/>
    <w:rsid w:val="00BC3948"/>
    <w:rsid w:val="00BC3B77"/>
    <w:rsid w:val="00BC3CB8"/>
    <w:rsid w:val="00BC3E52"/>
    <w:rsid w:val="00BC3E6E"/>
    <w:rsid w:val="00BC401A"/>
    <w:rsid w:val="00BC424A"/>
    <w:rsid w:val="00BC44B3"/>
    <w:rsid w:val="00BC44F0"/>
    <w:rsid w:val="00BC4693"/>
    <w:rsid w:val="00BC47DD"/>
    <w:rsid w:val="00BC48C2"/>
    <w:rsid w:val="00BC49BE"/>
    <w:rsid w:val="00BC4A6E"/>
    <w:rsid w:val="00BC4D75"/>
    <w:rsid w:val="00BC4DBD"/>
    <w:rsid w:val="00BC4DFF"/>
    <w:rsid w:val="00BC50E7"/>
    <w:rsid w:val="00BC51C9"/>
    <w:rsid w:val="00BC5695"/>
    <w:rsid w:val="00BC5788"/>
    <w:rsid w:val="00BC58D3"/>
    <w:rsid w:val="00BC5BFA"/>
    <w:rsid w:val="00BC5CF9"/>
    <w:rsid w:val="00BC5D1D"/>
    <w:rsid w:val="00BC5D3E"/>
    <w:rsid w:val="00BC5DC2"/>
    <w:rsid w:val="00BC5FEE"/>
    <w:rsid w:val="00BC60FC"/>
    <w:rsid w:val="00BC614C"/>
    <w:rsid w:val="00BC61F9"/>
    <w:rsid w:val="00BC646D"/>
    <w:rsid w:val="00BC6587"/>
    <w:rsid w:val="00BC66C0"/>
    <w:rsid w:val="00BC66C4"/>
    <w:rsid w:val="00BC6A23"/>
    <w:rsid w:val="00BC6D85"/>
    <w:rsid w:val="00BC6E00"/>
    <w:rsid w:val="00BC6F5F"/>
    <w:rsid w:val="00BC7290"/>
    <w:rsid w:val="00BC72FD"/>
    <w:rsid w:val="00BC744E"/>
    <w:rsid w:val="00BC77DB"/>
    <w:rsid w:val="00BC77FB"/>
    <w:rsid w:val="00BC7862"/>
    <w:rsid w:val="00BC7A1A"/>
    <w:rsid w:val="00BC7AB4"/>
    <w:rsid w:val="00BC7BD9"/>
    <w:rsid w:val="00BD0113"/>
    <w:rsid w:val="00BD0119"/>
    <w:rsid w:val="00BD0442"/>
    <w:rsid w:val="00BD0559"/>
    <w:rsid w:val="00BD0946"/>
    <w:rsid w:val="00BD0ADD"/>
    <w:rsid w:val="00BD0B2B"/>
    <w:rsid w:val="00BD0BE5"/>
    <w:rsid w:val="00BD0C03"/>
    <w:rsid w:val="00BD0E54"/>
    <w:rsid w:val="00BD0E93"/>
    <w:rsid w:val="00BD0EA4"/>
    <w:rsid w:val="00BD0EE5"/>
    <w:rsid w:val="00BD104C"/>
    <w:rsid w:val="00BD11C5"/>
    <w:rsid w:val="00BD1350"/>
    <w:rsid w:val="00BD145D"/>
    <w:rsid w:val="00BD14E0"/>
    <w:rsid w:val="00BD14E4"/>
    <w:rsid w:val="00BD1602"/>
    <w:rsid w:val="00BD1704"/>
    <w:rsid w:val="00BD173B"/>
    <w:rsid w:val="00BD177D"/>
    <w:rsid w:val="00BD1787"/>
    <w:rsid w:val="00BD17B1"/>
    <w:rsid w:val="00BD18BE"/>
    <w:rsid w:val="00BD1BDB"/>
    <w:rsid w:val="00BD1C70"/>
    <w:rsid w:val="00BD1E56"/>
    <w:rsid w:val="00BD20CF"/>
    <w:rsid w:val="00BD22C5"/>
    <w:rsid w:val="00BD2B92"/>
    <w:rsid w:val="00BD2B99"/>
    <w:rsid w:val="00BD2D84"/>
    <w:rsid w:val="00BD30F6"/>
    <w:rsid w:val="00BD319E"/>
    <w:rsid w:val="00BD3429"/>
    <w:rsid w:val="00BD3558"/>
    <w:rsid w:val="00BD3615"/>
    <w:rsid w:val="00BD3A0C"/>
    <w:rsid w:val="00BD3C0A"/>
    <w:rsid w:val="00BD4683"/>
    <w:rsid w:val="00BD4756"/>
    <w:rsid w:val="00BD496F"/>
    <w:rsid w:val="00BD4AC4"/>
    <w:rsid w:val="00BD4B3B"/>
    <w:rsid w:val="00BD4C11"/>
    <w:rsid w:val="00BD4DA3"/>
    <w:rsid w:val="00BD4F69"/>
    <w:rsid w:val="00BD4FF1"/>
    <w:rsid w:val="00BD5028"/>
    <w:rsid w:val="00BD5095"/>
    <w:rsid w:val="00BD5215"/>
    <w:rsid w:val="00BD5237"/>
    <w:rsid w:val="00BD5263"/>
    <w:rsid w:val="00BD52D3"/>
    <w:rsid w:val="00BD537B"/>
    <w:rsid w:val="00BD553C"/>
    <w:rsid w:val="00BD55DE"/>
    <w:rsid w:val="00BD55F2"/>
    <w:rsid w:val="00BD5A18"/>
    <w:rsid w:val="00BD5A81"/>
    <w:rsid w:val="00BD5B32"/>
    <w:rsid w:val="00BD5C00"/>
    <w:rsid w:val="00BD5C15"/>
    <w:rsid w:val="00BD5E1B"/>
    <w:rsid w:val="00BD5EAF"/>
    <w:rsid w:val="00BD5FEB"/>
    <w:rsid w:val="00BD60FF"/>
    <w:rsid w:val="00BD6219"/>
    <w:rsid w:val="00BD6306"/>
    <w:rsid w:val="00BD644A"/>
    <w:rsid w:val="00BD6484"/>
    <w:rsid w:val="00BD649C"/>
    <w:rsid w:val="00BD6624"/>
    <w:rsid w:val="00BD6861"/>
    <w:rsid w:val="00BD6887"/>
    <w:rsid w:val="00BD69EF"/>
    <w:rsid w:val="00BD6A1C"/>
    <w:rsid w:val="00BD6E42"/>
    <w:rsid w:val="00BD6F43"/>
    <w:rsid w:val="00BD6FB4"/>
    <w:rsid w:val="00BD7104"/>
    <w:rsid w:val="00BD7239"/>
    <w:rsid w:val="00BD7495"/>
    <w:rsid w:val="00BD775C"/>
    <w:rsid w:val="00BD77F7"/>
    <w:rsid w:val="00BD7B1D"/>
    <w:rsid w:val="00BD7C2A"/>
    <w:rsid w:val="00BD7D8B"/>
    <w:rsid w:val="00BD7F6B"/>
    <w:rsid w:val="00BD7FD1"/>
    <w:rsid w:val="00BE003D"/>
    <w:rsid w:val="00BE00F5"/>
    <w:rsid w:val="00BE01B9"/>
    <w:rsid w:val="00BE01F4"/>
    <w:rsid w:val="00BE02DC"/>
    <w:rsid w:val="00BE0621"/>
    <w:rsid w:val="00BE06AF"/>
    <w:rsid w:val="00BE0BD0"/>
    <w:rsid w:val="00BE0C5A"/>
    <w:rsid w:val="00BE0D71"/>
    <w:rsid w:val="00BE0DED"/>
    <w:rsid w:val="00BE0E3E"/>
    <w:rsid w:val="00BE0E8C"/>
    <w:rsid w:val="00BE0EA2"/>
    <w:rsid w:val="00BE14A3"/>
    <w:rsid w:val="00BE1630"/>
    <w:rsid w:val="00BE1649"/>
    <w:rsid w:val="00BE16C5"/>
    <w:rsid w:val="00BE1733"/>
    <w:rsid w:val="00BE1A50"/>
    <w:rsid w:val="00BE1B87"/>
    <w:rsid w:val="00BE1C20"/>
    <w:rsid w:val="00BE1D41"/>
    <w:rsid w:val="00BE1E1D"/>
    <w:rsid w:val="00BE1E2F"/>
    <w:rsid w:val="00BE1EA2"/>
    <w:rsid w:val="00BE2046"/>
    <w:rsid w:val="00BE20E1"/>
    <w:rsid w:val="00BE22CE"/>
    <w:rsid w:val="00BE2858"/>
    <w:rsid w:val="00BE2ADD"/>
    <w:rsid w:val="00BE2B28"/>
    <w:rsid w:val="00BE2C04"/>
    <w:rsid w:val="00BE2D47"/>
    <w:rsid w:val="00BE2DE4"/>
    <w:rsid w:val="00BE2E24"/>
    <w:rsid w:val="00BE2F8B"/>
    <w:rsid w:val="00BE3088"/>
    <w:rsid w:val="00BE30DD"/>
    <w:rsid w:val="00BE35F3"/>
    <w:rsid w:val="00BE362E"/>
    <w:rsid w:val="00BE36C1"/>
    <w:rsid w:val="00BE371F"/>
    <w:rsid w:val="00BE3893"/>
    <w:rsid w:val="00BE3A6E"/>
    <w:rsid w:val="00BE3CE3"/>
    <w:rsid w:val="00BE3D6D"/>
    <w:rsid w:val="00BE3DA3"/>
    <w:rsid w:val="00BE3E13"/>
    <w:rsid w:val="00BE3F57"/>
    <w:rsid w:val="00BE400F"/>
    <w:rsid w:val="00BE4192"/>
    <w:rsid w:val="00BE42A5"/>
    <w:rsid w:val="00BE4822"/>
    <w:rsid w:val="00BE4865"/>
    <w:rsid w:val="00BE48AE"/>
    <w:rsid w:val="00BE4954"/>
    <w:rsid w:val="00BE4CCE"/>
    <w:rsid w:val="00BE5135"/>
    <w:rsid w:val="00BE527A"/>
    <w:rsid w:val="00BE539E"/>
    <w:rsid w:val="00BE598B"/>
    <w:rsid w:val="00BE5B8C"/>
    <w:rsid w:val="00BE5F5F"/>
    <w:rsid w:val="00BE6084"/>
    <w:rsid w:val="00BE6109"/>
    <w:rsid w:val="00BE61F2"/>
    <w:rsid w:val="00BE6380"/>
    <w:rsid w:val="00BE6500"/>
    <w:rsid w:val="00BE6B88"/>
    <w:rsid w:val="00BE6FF4"/>
    <w:rsid w:val="00BE72D9"/>
    <w:rsid w:val="00BE738A"/>
    <w:rsid w:val="00BE7549"/>
    <w:rsid w:val="00BE7660"/>
    <w:rsid w:val="00BE7847"/>
    <w:rsid w:val="00BE7BB2"/>
    <w:rsid w:val="00BE7BB5"/>
    <w:rsid w:val="00BE7C23"/>
    <w:rsid w:val="00BE7C30"/>
    <w:rsid w:val="00BE7C82"/>
    <w:rsid w:val="00BE7D87"/>
    <w:rsid w:val="00BE7E41"/>
    <w:rsid w:val="00BE7E64"/>
    <w:rsid w:val="00BE7F49"/>
    <w:rsid w:val="00BE7F4A"/>
    <w:rsid w:val="00BE7F87"/>
    <w:rsid w:val="00BF0049"/>
    <w:rsid w:val="00BF0275"/>
    <w:rsid w:val="00BF03D6"/>
    <w:rsid w:val="00BF0561"/>
    <w:rsid w:val="00BF0707"/>
    <w:rsid w:val="00BF0A66"/>
    <w:rsid w:val="00BF0DA2"/>
    <w:rsid w:val="00BF0F25"/>
    <w:rsid w:val="00BF0F73"/>
    <w:rsid w:val="00BF1325"/>
    <w:rsid w:val="00BF14EF"/>
    <w:rsid w:val="00BF1734"/>
    <w:rsid w:val="00BF17D3"/>
    <w:rsid w:val="00BF186A"/>
    <w:rsid w:val="00BF18EA"/>
    <w:rsid w:val="00BF18F7"/>
    <w:rsid w:val="00BF1A0C"/>
    <w:rsid w:val="00BF1C02"/>
    <w:rsid w:val="00BF1CF6"/>
    <w:rsid w:val="00BF1FE6"/>
    <w:rsid w:val="00BF2037"/>
    <w:rsid w:val="00BF21C8"/>
    <w:rsid w:val="00BF2439"/>
    <w:rsid w:val="00BF24BF"/>
    <w:rsid w:val="00BF2522"/>
    <w:rsid w:val="00BF258F"/>
    <w:rsid w:val="00BF262A"/>
    <w:rsid w:val="00BF2750"/>
    <w:rsid w:val="00BF275A"/>
    <w:rsid w:val="00BF2856"/>
    <w:rsid w:val="00BF28B1"/>
    <w:rsid w:val="00BF293C"/>
    <w:rsid w:val="00BF29CF"/>
    <w:rsid w:val="00BF2B10"/>
    <w:rsid w:val="00BF2B8D"/>
    <w:rsid w:val="00BF2BC4"/>
    <w:rsid w:val="00BF2E97"/>
    <w:rsid w:val="00BF32D6"/>
    <w:rsid w:val="00BF32FE"/>
    <w:rsid w:val="00BF339D"/>
    <w:rsid w:val="00BF366C"/>
    <w:rsid w:val="00BF368F"/>
    <w:rsid w:val="00BF3A2F"/>
    <w:rsid w:val="00BF3B4C"/>
    <w:rsid w:val="00BF3DC4"/>
    <w:rsid w:val="00BF3F99"/>
    <w:rsid w:val="00BF4022"/>
    <w:rsid w:val="00BF43A1"/>
    <w:rsid w:val="00BF47DD"/>
    <w:rsid w:val="00BF4A7B"/>
    <w:rsid w:val="00BF4AE5"/>
    <w:rsid w:val="00BF4D1D"/>
    <w:rsid w:val="00BF4DD9"/>
    <w:rsid w:val="00BF4F21"/>
    <w:rsid w:val="00BF521E"/>
    <w:rsid w:val="00BF56A4"/>
    <w:rsid w:val="00BF5B78"/>
    <w:rsid w:val="00BF5CA8"/>
    <w:rsid w:val="00BF5D72"/>
    <w:rsid w:val="00BF5E2D"/>
    <w:rsid w:val="00BF5FBE"/>
    <w:rsid w:val="00BF61FA"/>
    <w:rsid w:val="00BF62FA"/>
    <w:rsid w:val="00BF6365"/>
    <w:rsid w:val="00BF636C"/>
    <w:rsid w:val="00BF64A7"/>
    <w:rsid w:val="00BF65AB"/>
    <w:rsid w:val="00BF6708"/>
    <w:rsid w:val="00BF6736"/>
    <w:rsid w:val="00BF68E7"/>
    <w:rsid w:val="00BF690A"/>
    <w:rsid w:val="00BF6926"/>
    <w:rsid w:val="00BF6CC1"/>
    <w:rsid w:val="00BF6D19"/>
    <w:rsid w:val="00BF6D6E"/>
    <w:rsid w:val="00BF6E26"/>
    <w:rsid w:val="00BF6F10"/>
    <w:rsid w:val="00BF6F52"/>
    <w:rsid w:val="00BF7115"/>
    <w:rsid w:val="00BF7857"/>
    <w:rsid w:val="00BF7E8E"/>
    <w:rsid w:val="00C001A7"/>
    <w:rsid w:val="00C00332"/>
    <w:rsid w:val="00C006FE"/>
    <w:rsid w:val="00C008E6"/>
    <w:rsid w:val="00C00A12"/>
    <w:rsid w:val="00C00B01"/>
    <w:rsid w:val="00C00F3B"/>
    <w:rsid w:val="00C00F75"/>
    <w:rsid w:val="00C01014"/>
    <w:rsid w:val="00C01178"/>
    <w:rsid w:val="00C011D1"/>
    <w:rsid w:val="00C01242"/>
    <w:rsid w:val="00C01254"/>
    <w:rsid w:val="00C01CBE"/>
    <w:rsid w:val="00C01D67"/>
    <w:rsid w:val="00C01EDF"/>
    <w:rsid w:val="00C02049"/>
    <w:rsid w:val="00C02096"/>
    <w:rsid w:val="00C021BF"/>
    <w:rsid w:val="00C0223B"/>
    <w:rsid w:val="00C02567"/>
    <w:rsid w:val="00C02B25"/>
    <w:rsid w:val="00C02E92"/>
    <w:rsid w:val="00C02E9C"/>
    <w:rsid w:val="00C03354"/>
    <w:rsid w:val="00C03515"/>
    <w:rsid w:val="00C036FB"/>
    <w:rsid w:val="00C037E1"/>
    <w:rsid w:val="00C03CF2"/>
    <w:rsid w:val="00C03D97"/>
    <w:rsid w:val="00C03DF9"/>
    <w:rsid w:val="00C03E69"/>
    <w:rsid w:val="00C03E81"/>
    <w:rsid w:val="00C04201"/>
    <w:rsid w:val="00C04210"/>
    <w:rsid w:val="00C043F7"/>
    <w:rsid w:val="00C0448B"/>
    <w:rsid w:val="00C044D2"/>
    <w:rsid w:val="00C04B15"/>
    <w:rsid w:val="00C04CCD"/>
    <w:rsid w:val="00C04DD2"/>
    <w:rsid w:val="00C05180"/>
    <w:rsid w:val="00C0526D"/>
    <w:rsid w:val="00C052A9"/>
    <w:rsid w:val="00C05364"/>
    <w:rsid w:val="00C05AA7"/>
    <w:rsid w:val="00C05BAE"/>
    <w:rsid w:val="00C05C58"/>
    <w:rsid w:val="00C05CEE"/>
    <w:rsid w:val="00C05D39"/>
    <w:rsid w:val="00C05D52"/>
    <w:rsid w:val="00C0607D"/>
    <w:rsid w:val="00C064C9"/>
    <w:rsid w:val="00C065E0"/>
    <w:rsid w:val="00C065F6"/>
    <w:rsid w:val="00C06BC8"/>
    <w:rsid w:val="00C06D27"/>
    <w:rsid w:val="00C06FF4"/>
    <w:rsid w:val="00C07097"/>
    <w:rsid w:val="00C071AD"/>
    <w:rsid w:val="00C07626"/>
    <w:rsid w:val="00C076C1"/>
    <w:rsid w:val="00C076C5"/>
    <w:rsid w:val="00C07700"/>
    <w:rsid w:val="00C0791B"/>
    <w:rsid w:val="00C07AD1"/>
    <w:rsid w:val="00C07B8B"/>
    <w:rsid w:val="00C07C79"/>
    <w:rsid w:val="00C07D70"/>
    <w:rsid w:val="00C07E86"/>
    <w:rsid w:val="00C07F60"/>
    <w:rsid w:val="00C104E9"/>
    <w:rsid w:val="00C1055F"/>
    <w:rsid w:val="00C10BE8"/>
    <w:rsid w:val="00C10CB4"/>
    <w:rsid w:val="00C10D3D"/>
    <w:rsid w:val="00C10EDD"/>
    <w:rsid w:val="00C11034"/>
    <w:rsid w:val="00C11216"/>
    <w:rsid w:val="00C11249"/>
    <w:rsid w:val="00C11447"/>
    <w:rsid w:val="00C11579"/>
    <w:rsid w:val="00C115A3"/>
    <w:rsid w:val="00C118C4"/>
    <w:rsid w:val="00C11F06"/>
    <w:rsid w:val="00C11FF8"/>
    <w:rsid w:val="00C1206E"/>
    <w:rsid w:val="00C12269"/>
    <w:rsid w:val="00C122C1"/>
    <w:rsid w:val="00C12302"/>
    <w:rsid w:val="00C12333"/>
    <w:rsid w:val="00C12678"/>
    <w:rsid w:val="00C127CD"/>
    <w:rsid w:val="00C12846"/>
    <w:rsid w:val="00C128CC"/>
    <w:rsid w:val="00C129DE"/>
    <w:rsid w:val="00C12A6F"/>
    <w:rsid w:val="00C12CDE"/>
    <w:rsid w:val="00C12D70"/>
    <w:rsid w:val="00C12DE8"/>
    <w:rsid w:val="00C12E56"/>
    <w:rsid w:val="00C12EC0"/>
    <w:rsid w:val="00C12ECF"/>
    <w:rsid w:val="00C12FCB"/>
    <w:rsid w:val="00C13217"/>
    <w:rsid w:val="00C1321A"/>
    <w:rsid w:val="00C13291"/>
    <w:rsid w:val="00C1329A"/>
    <w:rsid w:val="00C132E6"/>
    <w:rsid w:val="00C13458"/>
    <w:rsid w:val="00C13F15"/>
    <w:rsid w:val="00C13F7C"/>
    <w:rsid w:val="00C142E1"/>
    <w:rsid w:val="00C142E8"/>
    <w:rsid w:val="00C14335"/>
    <w:rsid w:val="00C1437F"/>
    <w:rsid w:val="00C144C3"/>
    <w:rsid w:val="00C145A7"/>
    <w:rsid w:val="00C1484E"/>
    <w:rsid w:val="00C1494B"/>
    <w:rsid w:val="00C14AE7"/>
    <w:rsid w:val="00C14EBB"/>
    <w:rsid w:val="00C14F27"/>
    <w:rsid w:val="00C14F6C"/>
    <w:rsid w:val="00C14FC8"/>
    <w:rsid w:val="00C15011"/>
    <w:rsid w:val="00C1506D"/>
    <w:rsid w:val="00C151DC"/>
    <w:rsid w:val="00C15477"/>
    <w:rsid w:val="00C1550D"/>
    <w:rsid w:val="00C156E3"/>
    <w:rsid w:val="00C1592A"/>
    <w:rsid w:val="00C15B77"/>
    <w:rsid w:val="00C15D48"/>
    <w:rsid w:val="00C15ED5"/>
    <w:rsid w:val="00C15FBA"/>
    <w:rsid w:val="00C16106"/>
    <w:rsid w:val="00C1610F"/>
    <w:rsid w:val="00C16654"/>
    <w:rsid w:val="00C166FB"/>
    <w:rsid w:val="00C167BF"/>
    <w:rsid w:val="00C1695F"/>
    <w:rsid w:val="00C169D0"/>
    <w:rsid w:val="00C17061"/>
    <w:rsid w:val="00C170B4"/>
    <w:rsid w:val="00C17275"/>
    <w:rsid w:val="00C17298"/>
    <w:rsid w:val="00C1767C"/>
    <w:rsid w:val="00C17750"/>
    <w:rsid w:val="00C17892"/>
    <w:rsid w:val="00C178B9"/>
    <w:rsid w:val="00C178BB"/>
    <w:rsid w:val="00C178F3"/>
    <w:rsid w:val="00C17975"/>
    <w:rsid w:val="00C17C5B"/>
    <w:rsid w:val="00C17CF3"/>
    <w:rsid w:val="00C17D12"/>
    <w:rsid w:val="00C17E7B"/>
    <w:rsid w:val="00C17EEE"/>
    <w:rsid w:val="00C200B5"/>
    <w:rsid w:val="00C202FD"/>
    <w:rsid w:val="00C20351"/>
    <w:rsid w:val="00C20359"/>
    <w:rsid w:val="00C203AB"/>
    <w:rsid w:val="00C203E8"/>
    <w:rsid w:val="00C2042F"/>
    <w:rsid w:val="00C20492"/>
    <w:rsid w:val="00C204F4"/>
    <w:rsid w:val="00C207A3"/>
    <w:rsid w:val="00C2082F"/>
    <w:rsid w:val="00C208DD"/>
    <w:rsid w:val="00C20902"/>
    <w:rsid w:val="00C20E96"/>
    <w:rsid w:val="00C2128E"/>
    <w:rsid w:val="00C214F7"/>
    <w:rsid w:val="00C21693"/>
    <w:rsid w:val="00C2170D"/>
    <w:rsid w:val="00C2179F"/>
    <w:rsid w:val="00C2181E"/>
    <w:rsid w:val="00C218F1"/>
    <w:rsid w:val="00C21934"/>
    <w:rsid w:val="00C21BA2"/>
    <w:rsid w:val="00C21D63"/>
    <w:rsid w:val="00C22282"/>
    <w:rsid w:val="00C22299"/>
    <w:rsid w:val="00C22305"/>
    <w:rsid w:val="00C223F1"/>
    <w:rsid w:val="00C22461"/>
    <w:rsid w:val="00C224D2"/>
    <w:rsid w:val="00C2259C"/>
    <w:rsid w:val="00C22956"/>
    <w:rsid w:val="00C22AB7"/>
    <w:rsid w:val="00C22BDD"/>
    <w:rsid w:val="00C22CB4"/>
    <w:rsid w:val="00C22CF2"/>
    <w:rsid w:val="00C22DC5"/>
    <w:rsid w:val="00C22EBA"/>
    <w:rsid w:val="00C2302B"/>
    <w:rsid w:val="00C23169"/>
    <w:rsid w:val="00C2325E"/>
    <w:rsid w:val="00C234E1"/>
    <w:rsid w:val="00C235CB"/>
    <w:rsid w:val="00C23724"/>
    <w:rsid w:val="00C2374E"/>
    <w:rsid w:val="00C23AC0"/>
    <w:rsid w:val="00C23B51"/>
    <w:rsid w:val="00C23EBB"/>
    <w:rsid w:val="00C23FD0"/>
    <w:rsid w:val="00C24065"/>
    <w:rsid w:val="00C241FA"/>
    <w:rsid w:val="00C242D9"/>
    <w:rsid w:val="00C2456D"/>
    <w:rsid w:val="00C245AE"/>
    <w:rsid w:val="00C2473C"/>
    <w:rsid w:val="00C24933"/>
    <w:rsid w:val="00C249A5"/>
    <w:rsid w:val="00C24B12"/>
    <w:rsid w:val="00C24E3D"/>
    <w:rsid w:val="00C250EC"/>
    <w:rsid w:val="00C251AE"/>
    <w:rsid w:val="00C25242"/>
    <w:rsid w:val="00C25260"/>
    <w:rsid w:val="00C252EC"/>
    <w:rsid w:val="00C25405"/>
    <w:rsid w:val="00C25609"/>
    <w:rsid w:val="00C25671"/>
    <w:rsid w:val="00C25694"/>
    <w:rsid w:val="00C25793"/>
    <w:rsid w:val="00C257FD"/>
    <w:rsid w:val="00C258BA"/>
    <w:rsid w:val="00C25926"/>
    <w:rsid w:val="00C259B3"/>
    <w:rsid w:val="00C259C0"/>
    <w:rsid w:val="00C25AF9"/>
    <w:rsid w:val="00C25CC4"/>
    <w:rsid w:val="00C25D57"/>
    <w:rsid w:val="00C26175"/>
    <w:rsid w:val="00C26346"/>
    <w:rsid w:val="00C265B2"/>
    <w:rsid w:val="00C26687"/>
    <w:rsid w:val="00C2671C"/>
    <w:rsid w:val="00C26736"/>
    <w:rsid w:val="00C26915"/>
    <w:rsid w:val="00C269BA"/>
    <w:rsid w:val="00C26A08"/>
    <w:rsid w:val="00C26A5D"/>
    <w:rsid w:val="00C26DAE"/>
    <w:rsid w:val="00C26E95"/>
    <w:rsid w:val="00C26F65"/>
    <w:rsid w:val="00C26FD8"/>
    <w:rsid w:val="00C27414"/>
    <w:rsid w:val="00C27454"/>
    <w:rsid w:val="00C27705"/>
    <w:rsid w:val="00C277CF"/>
    <w:rsid w:val="00C27843"/>
    <w:rsid w:val="00C27884"/>
    <w:rsid w:val="00C27B36"/>
    <w:rsid w:val="00C27C60"/>
    <w:rsid w:val="00C27DBE"/>
    <w:rsid w:val="00C3015D"/>
    <w:rsid w:val="00C301D0"/>
    <w:rsid w:val="00C30257"/>
    <w:rsid w:val="00C304EE"/>
    <w:rsid w:val="00C307E6"/>
    <w:rsid w:val="00C30811"/>
    <w:rsid w:val="00C308EA"/>
    <w:rsid w:val="00C30FEB"/>
    <w:rsid w:val="00C3119C"/>
    <w:rsid w:val="00C311BB"/>
    <w:rsid w:val="00C31442"/>
    <w:rsid w:val="00C314B8"/>
    <w:rsid w:val="00C31808"/>
    <w:rsid w:val="00C319DD"/>
    <w:rsid w:val="00C31E0E"/>
    <w:rsid w:val="00C31F18"/>
    <w:rsid w:val="00C31FC6"/>
    <w:rsid w:val="00C3204B"/>
    <w:rsid w:val="00C32183"/>
    <w:rsid w:val="00C32331"/>
    <w:rsid w:val="00C323CB"/>
    <w:rsid w:val="00C325C6"/>
    <w:rsid w:val="00C328A5"/>
    <w:rsid w:val="00C32A6E"/>
    <w:rsid w:val="00C32D1F"/>
    <w:rsid w:val="00C32ECB"/>
    <w:rsid w:val="00C32FF8"/>
    <w:rsid w:val="00C331D1"/>
    <w:rsid w:val="00C33427"/>
    <w:rsid w:val="00C33444"/>
    <w:rsid w:val="00C334F5"/>
    <w:rsid w:val="00C33A77"/>
    <w:rsid w:val="00C33B8A"/>
    <w:rsid w:val="00C33C30"/>
    <w:rsid w:val="00C33D4A"/>
    <w:rsid w:val="00C33ED7"/>
    <w:rsid w:val="00C343F0"/>
    <w:rsid w:val="00C345DA"/>
    <w:rsid w:val="00C34772"/>
    <w:rsid w:val="00C347EF"/>
    <w:rsid w:val="00C34BB4"/>
    <w:rsid w:val="00C35306"/>
    <w:rsid w:val="00C354E1"/>
    <w:rsid w:val="00C35641"/>
    <w:rsid w:val="00C358BC"/>
    <w:rsid w:val="00C35905"/>
    <w:rsid w:val="00C35AD0"/>
    <w:rsid w:val="00C35DC9"/>
    <w:rsid w:val="00C35F68"/>
    <w:rsid w:val="00C362DE"/>
    <w:rsid w:val="00C36415"/>
    <w:rsid w:val="00C3663D"/>
    <w:rsid w:val="00C366A5"/>
    <w:rsid w:val="00C36A9E"/>
    <w:rsid w:val="00C36C89"/>
    <w:rsid w:val="00C36F68"/>
    <w:rsid w:val="00C36FC0"/>
    <w:rsid w:val="00C371D5"/>
    <w:rsid w:val="00C37323"/>
    <w:rsid w:val="00C375BA"/>
    <w:rsid w:val="00C375BF"/>
    <w:rsid w:val="00C37B84"/>
    <w:rsid w:val="00C37DA5"/>
    <w:rsid w:val="00C37E71"/>
    <w:rsid w:val="00C37F30"/>
    <w:rsid w:val="00C39334"/>
    <w:rsid w:val="00C403C7"/>
    <w:rsid w:val="00C4053C"/>
    <w:rsid w:val="00C40573"/>
    <w:rsid w:val="00C4061D"/>
    <w:rsid w:val="00C40662"/>
    <w:rsid w:val="00C40701"/>
    <w:rsid w:val="00C40745"/>
    <w:rsid w:val="00C40A04"/>
    <w:rsid w:val="00C410A1"/>
    <w:rsid w:val="00C412A1"/>
    <w:rsid w:val="00C413FB"/>
    <w:rsid w:val="00C4174F"/>
    <w:rsid w:val="00C41920"/>
    <w:rsid w:val="00C419B9"/>
    <w:rsid w:val="00C419DF"/>
    <w:rsid w:val="00C41AB6"/>
    <w:rsid w:val="00C41BAF"/>
    <w:rsid w:val="00C41CE7"/>
    <w:rsid w:val="00C41E9E"/>
    <w:rsid w:val="00C41FB8"/>
    <w:rsid w:val="00C424E8"/>
    <w:rsid w:val="00C42508"/>
    <w:rsid w:val="00C42520"/>
    <w:rsid w:val="00C426AF"/>
    <w:rsid w:val="00C426C1"/>
    <w:rsid w:val="00C427B8"/>
    <w:rsid w:val="00C42930"/>
    <w:rsid w:val="00C42A3E"/>
    <w:rsid w:val="00C42BFA"/>
    <w:rsid w:val="00C42CA1"/>
    <w:rsid w:val="00C42EBE"/>
    <w:rsid w:val="00C430AE"/>
    <w:rsid w:val="00C432CA"/>
    <w:rsid w:val="00C436E0"/>
    <w:rsid w:val="00C43856"/>
    <w:rsid w:val="00C4391B"/>
    <w:rsid w:val="00C43A88"/>
    <w:rsid w:val="00C43BB9"/>
    <w:rsid w:val="00C43BEF"/>
    <w:rsid w:val="00C43E21"/>
    <w:rsid w:val="00C441E4"/>
    <w:rsid w:val="00C442D5"/>
    <w:rsid w:val="00C444EB"/>
    <w:rsid w:val="00C444F4"/>
    <w:rsid w:val="00C445CA"/>
    <w:rsid w:val="00C44658"/>
    <w:rsid w:val="00C447C8"/>
    <w:rsid w:val="00C449D8"/>
    <w:rsid w:val="00C44AE8"/>
    <w:rsid w:val="00C44AE9"/>
    <w:rsid w:val="00C44CEE"/>
    <w:rsid w:val="00C44F6C"/>
    <w:rsid w:val="00C457D1"/>
    <w:rsid w:val="00C45BA4"/>
    <w:rsid w:val="00C45BF0"/>
    <w:rsid w:val="00C45CDB"/>
    <w:rsid w:val="00C45D29"/>
    <w:rsid w:val="00C45D71"/>
    <w:rsid w:val="00C45EDF"/>
    <w:rsid w:val="00C45F10"/>
    <w:rsid w:val="00C45F5B"/>
    <w:rsid w:val="00C46214"/>
    <w:rsid w:val="00C46348"/>
    <w:rsid w:val="00C4636C"/>
    <w:rsid w:val="00C46573"/>
    <w:rsid w:val="00C465BA"/>
    <w:rsid w:val="00C46650"/>
    <w:rsid w:val="00C467E3"/>
    <w:rsid w:val="00C46820"/>
    <w:rsid w:val="00C468CC"/>
    <w:rsid w:val="00C46A55"/>
    <w:rsid w:val="00C46B97"/>
    <w:rsid w:val="00C46C25"/>
    <w:rsid w:val="00C46E80"/>
    <w:rsid w:val="00C471DC"/>
    <w:rsid w:val="00C47212"/>
    <w:rsid w:val="00C4753E"/>
    <w:rsid w:val="00C47623"/>
    <w:rsid w:val="00C47668"/>
    <w:rsid w:val="00C476BD"/>
    <w:rsid w:val="00C478EF"/>
    <w:rsid w:val="00C47966"/>
    <w:rsid w:val="00C47B79"/>
    <w:rsid w:val="00C47D65"/>
    <w:rsid w:val="00C5028F"/>
    <w:rsid w:val="00C50490"/>
    <w:rsid w:val="00C5062A"/>
    <w:rsid w:val="00C5065E"/>
    <w:rsid w:val="00C5068E"/>
    <w:rsid w:val="00C5075A"/>
    <w:rsid w:val="00C5076F"/>
    <w:rsid w:val="00C507CB"/>
    <w:rsid w:val="00C508B3"/>
    <w:rsid w:val="00C50CA7"/>
    <w:rsid w:val="00C50DCA"/>
    <w:rsid w:val="00C50E7F"/>
    <w:rsid w:val="00C50F44"/>
    <w:rsid w:val="00C50F8B"/>
    <w:rsid w:val="00C51100"/>
    <w:rsid w:val="00C514C1"/>
    <w:rsid w:val="00C51699"/>
    <w:rsid w:val="00C51770"/>
    <w:rsid w:val="00C51880"/>
    <w:rsid w:val="00C518C0"/>
    <w:rsid w:val="00C518CC"/>
    <w:rsid w:val="00C519FF"/>
    <w:rsid w:val="00C51ADA"/>
    <w:rsid w:val="00C51C09"/>
    <w:rsid w:val="00C51D8B"/>
    <w:rsid w:val="00C51F14"/>
    <w:rsid w:val="00C5203F"/>
    <w:rsid w:val="00C52069"/>
    <w:rsid w:val="00C52250"/>
    <w:rsid w:val="00C52401"/>
    <w:rsid w:val="00C52486"/>
    <w:rsid w:val="00C525E5"/>
    <w:rsid w:val="00C529E4"/>
    <w:rsid w:val="00C52AA6"/>
    <w:rsid w:val="00C52B82"/>
    <w:rsid w:val="00C52C91"/>
    <w:rsid w:val="00C52F89"/>
    <w:rsid w:val="00C5347A"/>
    <w:rsid w:val="00C53586"/>
    <w:rsid w:val="00C537B0"/>
    <w:rsid w:val="00C5384C"/>
    <w:rsid w:val="00C53878"/>
    <w:rsid w:val="00C53CEB"/>
    <w:rsid w:val="00C53E5F"/>
    <w:rsid w:val="00C53F7B"/>
    <w:rsid w:val="00C53F91"/>
    <w:rsid w:val="00C53FA8"/>
    <w:rsid w:val="00C54186"/>
    <w:rsid w:val="00C54247"/>
    <w:rsid w:val="00C542FA"/>
    <w:rsid w:val="00C543A1"/>
    <w:rsid w:val="00C5443B"/>
    <w:rsid w:val="00C545AE"/>
    <w:rsid w:val="00C545BA"/>
    <w:rsid w:val="00C545BC"/>
    <w:rsid w:val="00C547DD"/>
    <w:rsid w:val="00C54836"/>
    <w:rsid w:val="00C54AF3"/>
    <w:rsid w:val="00C54C44"/>
    <w:rsid w:val="00C54F43"/>
    <w:rsid w:val="00C55228"/>
    <w:rsid w:val="00C552B7"/>
    <w:rsid w:val="00C55543"/>
    <w:rsid w:val="00C55920"/>
    <w:rsid w:val="00C55924"/>
    <w:rsid w:val="00C55B7F"/>
    <w:rsid w:val="00C55EDA"/>
    <w:rsid w:val="00C560FB"/>
    <w:rsid w:val="00C561C5"/>
    <w:rsid w:val="00C5635E"/>
    <w:rsid w:val="00C5639C"/>
    <w:rsid w:val="00C56462"/>
    <w:rsid w:val="00C564E0"/>
    <w:rsid w:val="00C56787"/>
    <w:rsid w:val="00C5681F"/>
    <w:rsid w:val="00C56826"/>
    <w:rsid w:val="00C56847"/>
    <w:rsid w:val="00C5697A"/>
    <w:rsid w:val="00C56A0D"/>
    <w:rsid w:val="00C56A5F"/>
    <w:rsid w:val="00C56DE4"/>
    <w:rsid w:val="00C56F17"/>
    <w:rsid w:val="00C57069"/>
    <w:rsid w:val="00C570A5"/>
    <w:rsid w:val="00C570EF"/>
    <w:rsid w:val="00C57185"/>
    <w:rsid w:val="00C57225"/>
    <w:rsid w:val="00C57236"/>
    <w:rsid w:val="00C57428"/>
    <w:rsid w:val="00C5749B"/>
    <w:rsid w:val="00C576B7"/>
    <w:rsid w:val="00C57797"/>
    <w:rsid w:val="00C577E0"/>
    <w:rsid w:val="00C57CD2"/>
    <w:rsid w:val="00C57F7B"/>
    <w:rsid w:val="00C57FB0"/>
    <w:rsid w:val="00C57FF6"/>
    <w:rsid w:val="00C600F6"/>
    <w:rsid w:val="00C601D3"/>
    <w:rsid w:val="00C6036B"/>
    <w:rsid w:val="00C6060F"/>
    <w:rsid w:val="00C607F7"/>
    <w:rsid w:val="00C60813"/>
    <w:rsid w:val="00C60856"/>
    <w:rsid w:val="00C60889"/>
    <w:rsid w:val="00C60972"/>
    <w:rsid w:val="00C60CC3"/>
    <w:rsid w:val="00C60D68"/>
    <w:rsid w:val="00C60F1D"/>
    <w:rsid w:val="00C61047"/>
    <w:rsid w:val="00C61155"/>
    <w:rsid w:val="00C61159"/>
    <w:rsid w:val="00C61221"/>
    <w:rsid w:val="00C61500"/>
    <w:rsid w:val="00C61525"/>
    <w:rsid w:val="00C61A14"/>
    <w:rsid w:val="00C61C19"/>
    <w:rsid w:val="00C61C7B"/>
    <w:rsid w:val="00C61D34"/>
    <w:rsid w:val="00C61E6F"/>
    <w:rsid w:val="00C61EBD"/>
    <w:rsid w:val="00C6212F"/>
    <w:rsid w:val="00C62231"/>
    <w:rsid w:val="00C62427"/>
    <w:rsid w:val="00C62537"/>
    <w:rsid w:val="00C62811"/>
    <w:rsid w:val="00C62BF2"/>
    <w:rsid w:val="00C62E04"/>
    <w:rsid w:val="00C62F25"/>
    <w:rsid w:val="00C63207"/>
    <w:rsid w:val="00C63354"/>
    <w:rsid w:val="00C63619"/>
    <w:rsid w:val="00C63809"/>
    <w:rsid w:val="00C63BE2"/>
    <w:rsid w:val="00C63C9E"/>
    <w:rsid w:val="00C63CC1"/>
    <w:rsid w:val="00C63D70"/>
    <w:rsid w:val="00C6403C"/>
    <w:rsid w:val="00C64067"/>
    <w:rsid w:val="00C643D4"/>
    <w:rsid w:val="00C643F3"/>
    <w:rsid w:val="00C644AB"/>
    <w:rsid w:val="00C6450A"/>
    <w:rsid w:val="00C6450F"/>
    <w:rsid w:val="00C6455F"/>
    <w:rsid w:val="00C645D1"/>
    <w:rsid w:val="00C646B4"/>
    <w:rsid w:val="00C647F2"/>
    <w:rsid w:val="00C6488D"/>
    <w:rsid w:val="00C648F0"/>
    <w:rsid w:val="00C64912"/>
    <w:rsid w:val="00C6491D"/>
    <w:rsid w:val="00C64978"/>
    <w:rsid w:val="00C649AC"/>
    <w:rsid w:val="00C64A3F"/>
    <w:rsid w:val="00C64BBD"/>
    <w:rsid w:val="00C64C13"/>
    <w:rsid w:val="00C64CAD"/>
    <w:rsid w:val="00C64E93"/>
    <w:rsid w:val="00C64F5B"/>
    <w:rsid w:val="00C65271"/>
    <w:rsid w:val="00C65448"/>
    <w:rsid w:val="00C65A1D"/>
    <w:rsid w:val="00C65AA2"/>
    <w:rsid w:val="00C65AC6"/>
    <w:rsid w:val="00C65C5F"/>
    <w:rsid w:val="00C65D5C"/>
    <w:rsid w:val="00C65DF2"/>
    <w:rsid w:val="00C65EB6"/>
    <w:rsid w:val="00C65F35"/>
    <w:rsid w:val="00C66026"/>
    <w:rsid w:val="00C6604F"/>
    <w:rsid w:val="00C6613D"/>
    <w:rsid w:val="00C6626F"/>
    <w:rsid w:val="00C66296"/>
    <w:rsid w:val="00C662A9"/>
    <w:rsid w:val="00C663B5"/>
    <w:rsid w:val="00C666E9"/>
    <w:rsid w:val="00C66972"/>
    <w:rsid w:val="00C66A6D"/>
    <w:rsid w:val="00C66AC0"/>
    <w:rsid w:val="00C66B28"/>
    <w:rsid w:val="00C66B32"/>
    <w:rsid w:val="00C66B9F"/>
    <w:rsid w:val="00C66CD4"/>
    <w:rsid w:val="00C66E78"/>
    <w:rsid w:val="00C6718E"/>
    <w:rsid w:val="00C672E5"/>
    <w:rsid w:val="00C67731"/>
    <w:rsid w:val="00C67A32"/>
    <w:rsid w:val="00C67CCF"/>
    <w:rsid w:val="00C67D42"/>
    <w:rsid w:val="00C70094"/>
    <w:rsid w:val="00C70097"/>
    <w:rsid w:val="00C70192"/>
    <w:rsid w:val="00C70280"/>
    <w:rsid w:val="00C70328"/>
    <w:rsid w:val="00C7083D"/>
    <w:rsid w:val="00C70F56"/>
    <w:rsid w:val="00C71010"/>
    <w:rsid w:val="00C710F6"/>
    <w:rsid w:val="00C7113B"/>
    <w:rsid w:val="00C71338"/>
    <w:rsid w:val="00C715D1"/>
    <w:rsid w:val="00C715EE"/>
    <w:rsid w:val="00C719A7"/>
    <w:rsid w:val="00C719F8"/>
    <w:rsid w:val="00C71AE8"/>
    <w:rsid w:val="00C71BC2"/>
    <w:rsid w:val="00C71D12"/>
    <w:rsid w:val="00C71DC3"/>
    <w:rsid w:val="00C721F6"/>
    <w:rsid w:val="00C721FD"/>
    <w:rsid w:val="00C72536"/>
    <w:rsid w:val="00C725B5"/>
    <w:rsid w:val="00C7266E"/>
    <w:rsid w:val="00C72794"/>
    <w:rsid w:val="00C72890"/>
    <w:rsid w:val="00C729A1"/>
    <w:rsid w:val="00C729C1"/>
    <w:rsid w:val="00C72B42"/>
    <w:rsid w:val="00C72B6D"/>
    <w:rsid w:val="00C72F3F"/>
    <w:rsid w:val="00C73121"/>
    <w:rsid w:val="00C73173"/>
    <w:rsid w:val="00C73243"/>
    <w:rsid w:val="00C7326F"/>
    <w:rsid w:val="00C7328E"/>
    <w:rsid w:val="00C7357B"/>
    <w:rsid w:val="00C7372C"/>
    <w:rsid w:val="00C73792"/>
    <w:rsid w:val="00C7379A"/>
    <w:rsid w:val="00C737DD"/>
    <w:rsid w:val="00C73A3C"/>
    <w:rsid w:val="00C73B99"/>
    <w:rsid w:val="00C73CD0"/>
    <w:rsid w:val="00C73D82"/>
    <w:rsid w:val="00C73E99"/>
    <w:rsid w:val="00C740CE"/>
    <w:rsid w:val="00C744D2"/>
    <w:rsid w:val="00C745B7"/>
    <w:rsid w:val="00C746F8"/>
    <w:rsid w:val="00C74704"/>
    <w:rsid w:val="00C74799"/>
    <w:rsid w:val="00C747ED"/>
    <w:rsid w:val="00C74C34"/>
    <w:rsid w:val="00C74E95"/>
    <w:rsid w:val="00C74F41"/>
    <w:rsid w:val="00C74F80"/>
    <w:rsid w:val="00C74F86"/>
    <w:rsid w:val="00C74F8F"/>
    <w:rsid w:val="00C75223"/>
    <w:rsid w:val="00C75374"/>
    <w:rsid w:val="00C7579D"/>
    <w:rsid w:val="00C758C6"/>
    <w:rsid w:val="00C75938"/>
    <w:rsid w:val="00C759F5"/>
    <w:rsid w:val="00C75AFE"/>
    <w:rsid w:val="00C75B77"/>
    <w:rsid w:val="00C75BE0"/>
    <w:rsid w:val="00C75FB4"/>
    <w:rsid w:val="00C75FC0"/>
    <w:rsid w:val="00C76170"/>
    <w:rsid w:val="00C7627E"/>
    <w:rsid w:val="00C76408"/>
    <w:rsid w:val="00C76445"/>
    <w:rsid w:val="00C768E4"/>
    <w:rsid w:val="00C76ACB"/>
    <w:rsid w:val="00C76C2E"/>
    <w:rsid w:val="00C76C8D"/>
    <w:rsid w:val="00C76CAB"/>
    <w:rsid w:val="00C76F03"/>
    <w:rsid w:val="00C76FF4"/>
    <w:rsid w:val="00C7706C"/>
    <w:rsid w:val="00C7721A"/>
    <w:rsid w:val="00C773B0"/>
    <w:rsid w:val="00C7763F"/>
    <w:rsid w:val="00C77AE1"/>
    <w:rsid w:val="00C77B02"/>
    <w:rsid w:val="00C77BD7"/>
    <w:rsid w:val="00C77CC6"/>
    <w:rsid w:val="00C77CCC"/>
    <w:rsid w:val="00C77F35"/>
    <w:rsid w:val="00C80083"/>
    <w:rsid w:val="00C801BB"/>
    <w:rsid w:val="00C80492"/>
    <w:rsid w:val="00C80731"/>
    <w:rsid w:val="00C80867"/>
    <w:rsid w:val="00C80883"/>
    <w:rsid w:val="00C808B1"/>
    <w:rsid w:val="00C80A4C"/>
    <w:rsid w:val="00C80B24"/>
    <w:rsid w:val="00C80C7C"/>
    <w:rsid w:val="00C80E6E"/>
    <w:rsid w:val="00C80EBF"/>
    <w:rsid w:val="00C80EDF"/>
    <w:rsid w:val="00C80F1E"/>
    <w:rsid w:val="00C80F57"/>
    <w:rsid w:val="00C8152F"/>
    <w:rsid w:val="00C81795"/>
    <w:rsid w:val="00C819E6"/>
    <w:rsid w:val="00C81A4F"/>
    <w:rsid w:val="00C81CFF"/>
    <w:rsid w:val="00C81FBF"/>
    <w:rsid w:val="00C82038"/>
    <w:rsid w:val="00C820B6"/>
    <w:rsid w:val="00C82295"/>
    <w:rsid w:val="00C82658"/>
    <w:rsid w:val="00C8265C"/>
    <w:rsid w:val="00C826B5"/>
    <w:rsid w:val="00C8296B"/>
    <w:rsid w:val="00C82CBB"/>
    <w:rsid w:val="00C82F6E"/>
    <w:rsid w:val="00C8303C"/>
    <w:rsid w:val="00C8319B"/>
    <w:rsid w:val="00C831CD"/>
    <w:rsid w:val="00C83280"/>
    <w:rsid w:val="00C833E9"/>
    <w:rsid w:val="00C83753"/>
    <w:rsid w:val="00C83800"/>
    <w:rsid w:val="00C838C7"/>
    <w:rsid w:val="00C83EC9"/>
    <w:rsid w:val="00C83FCF"/>
    <w:rsid w:val="00C84110"/>
    <w:rsid w:val="00C84149"/>
    <w:rsid w:val="00C84179"/>
    <w:rsid w:val="00C8452E"/>
    <w:rsid w:val="00C8464C"/>
    <w:rsid w:val="00C8499C"/>
    <w:rsid w:val="00C84A25"/>
    <w:rsid w:val="00C84C52"/>
    <w:rsid w:val="00C84CBE"/>
    <w:rsid w:val="00C851FE"/>
    <w:rsid w:val="00C85216"/>
    <w:rsid w:val="00C854D1"/>
    <w:rsid w:val="00C855A3"/>
    <w:rsid w:val="00C85BDB"/>
    <w:rsid w:val="00C85E66"/>
    <w:rsid w:val="00C85F21"/>
    <w:rsid w:val="00C85FD6"/>
    <w:rsid w:val="00C86056"/>
    <w:rsid w:val="00C8617A"/>
    <w:rsid w:val="00C862CB"/>
    <w:rsid w:val="00C8665E"/>
    <w:rsid w:val="00C86670"/>
    <w:rsid w:val="00C86CC7"/>
    <w:rsid w:val="00C86E30"/>
    <w:rsid w:val="00C87678"/>
    <w:rsid w:val="00C87766"/>
    <w:rsid w:val="00C878DC"/>
    <w:rsid w:val="00C87910"/>
    <w:rsid w:val="00C87922"/>
    <w:rsid w:val="00C87A78"/>
    <w:rsid w:val="00C87AA2"/>
    <w:rsid w:val="00C87B2D"/>
    <w:rsid w:val="00C87B4F"/>
    <w:rsid w:val="00C87BAF"/>
    <w:rsid w:val="00C87BC9"/>
    <w:rsid w:val="00C87BFF"/>
    <w:rsid w:val="00C90072"/>
    <w:rsid w:val="00C9048D"/>
    <w:rsid w:val="00C904C6"/>
    <w:rsid w:val="00C90678"/>
    <w:rsid w:val="00C908E5"/>
    <w:rsid w:val="00C90A24"/>
    <w:rsid w:val="00C90B8B"/>
    <w:rsid w:val="00C90FB2"/>
    <w:rsid w:val="00C910C2"/>
    <w:rsid w:val="00C910D9"/>
    <w:rsid w:val="00C910DA"/>
    <w:rsid w:val="00C9114B"/>
    <w:rsid w:val="00C912C6"/>
    <w:rsid w:val="00C91397"/>
    <w:rsid w:val="00C913BE"/>
    <w:rsid w:val="00C918B2"/>
    <w:rsid w:val="00C91D5D"/>
    <w:rsid w:val="00C91ED5"/>
    <w:rsid w:val="00C92042"/>
    <w:rsid w:val="00C92065"/>
    <w:rsid w:val="00C92238"/>
    <w:rsid w:val="00C92288"/>
    <w:rsid w:val="00C9242F"/>
    <w:rsid w:val="00C9251C"/>
    <w:rsid w:val="00C9272B"/>
    <w:rsid w:val="00C92C7D"/>
    <w:rsid w:val="00C92C9C"/>
    <w:rsid w:val="00C92D74"/>
    <w:rsid w:val="00C92F25"/>
    <w:rsid w:val="00C932CA"/>
    <w:rsid w:val="00C935B2"/>
    <w:rsid w:val="00C9392E"/>
    <w:rsid w:val="00C93A31"/>
    <w:rsid w:val="00C93AB3"/>
    <w:rsid w:val="00C93B5F"/>
    <w:rsid w:val="00C93D8B"/>
    <w:rsid w:val="00C940A1"/>
    <w:rsid w:val="00C941F5"/>
    <w:rsid w:val="00C942BE"/>
    <w:rsid w:val="00C947DE"/>
    <w:rsid w:val="00C94837"/>
    <w:rsid w:val="00C948F7"/>
    <w:rsid w:val="00C948FB"/>
    <w:rsid w:val="00C94925"/>
    <w:rsid w:val="00C94A22"/>
    <w:rsid w:val="00C94A48"/>
    <w:rsid w:val="00C94C65"/>
    <w:rsid w:val="00C94FA5"/>
    <w:rsid w:val="00C950F1"/>
    <w:rsid w:val="00C952DA"/>
    <w:rsid w:val="00C95304"/>
    <w:rsid w:val="00C954C3"/>
    <w:rsid w:val="00C956FE"/>
    <w:rsid w:val="00C95964"/>
    <w:rsid w:val="00C95ADC"/>
    <w:rsid w:val="00C95D23"/>
    <w:rsid w:val="00C95F73"/>
    <w:rsid w:val="00C9601D"/>
    <w:rsid w:val="00C9613C"/>
    <w:rsid w:val="00C961CD"/>
    <w:rsid w:val="00C96239"/>
    <w:rsid w:val="00C963E8"/>
    <w:rsid w:val="00C96653"/>
    <w:rsid w:val="00C966CD"/>
    <w:rsid w:val="00C96845"/>
    <w:rsid w:val="00C9689C"/>
    <w:rsid w:val="00C969B7"/>
    <w:rsid w:val="00C96C7B"/>
    <w:rsid w:val="00C96CBA"/>
    <w:rsid w:val="00C96CC0"/>
    <w:rsid w:val="00C96D70"/>
    <w:rsid w:val="00C96E77"/>
    <w:rsid w:val="00C971BC"/>
    <w:rsid w:val="00C97265"/>
    <w:rsid w:val="00C9779D"/>
    <w:rsid w:val="00C978D1"/>
    <w:rsid w:val="00C978E9"/>
    <w:rsid w:val="00C97AA3"/>
    <w:rsid w:val="00C97B63"/>
    <w:rsid w:val="00CA017C"/>
    <w:rsid w:val="00CA0383"/>
    <w:rsid w:val="00CA0658"/>
    <w:rsid w:val="00CA067C"/>
    <w:rsid w:val="00CA0C1A"/>
    <w:rsid w:val="00CA0D14"/>
    <w:rsid w:val="00CA0DE5"/>
    <w:rsid w:val="00CA0E2F"/>
    <w:rsid w:val="00CA1109"/>
    <w:rsid w:val="00CA1118"/>
    <w:rsid w:val="00CA140A"/>
    <w:rsid w:val="00CA1422"/>
    <w:rsid w:val="00CA17DA"/>
    <w:rsid w:val="00CA1852"/>
    <w:rsid w:val="00CA1A6C"/>
    <w:rsid w:val="00CA1AEB"/>
    <w:rsid w:val="00CA1E88"/>
    <w:rsid w:val="00CA2051"/>
    <w:rsid w:val="00CA20CF"/>
    <w:rsid w:val="00CA2142"/>
    <w:rsid w:val="00CA22DF"/>
    <w:rsid w:val="00CA242E"/>
    <w:rsid w:val="00CA2B76"/>
    <w:rsid w:val="00CA2BC5"/>
    <w:rsid w:val="00CA2D59"/>
    <w:rsid w:val="00CA2FEE"/>
    <w:rsid w:val="00CA3193"/>
    <w:rsid w:val="00CA32C3"/>
    <w:rsid w:val="00CA389F"/>
    <w:rsid w:val="00CA38FB"/>
    <w:rsid w:val="00CA39ED"/>
    <w:rsid w:val="00CA3B5D"/>
    <w:rsid w:val="00CA3CF4"/>
    <w:rsid w:val="00CA3D83"/>
    <w:rsid w:val="00CA3DBF"/>
    <w:rsid w:val="00CA3E2D"/>
    <w:rsid w:val="00CA3FED"/>
    <w:rsid w:val="00CA41C2"/>
    <w:rsid w:val="00CA4205"/>
    <w:rsid w:val="00CA4422"/>
    <w:rsid w:val="00CA44CC"/>
    <w:rsid w:val="00CA45DA"/>
    <w:rsid w:val="00CA45DD"/>
    <w:rsid w:val="00CA491B"/>
    <w:rsid w:val="00CA496A"/>
    <w:rsid w:val="00CA4AA0"/>
    <w:rsid w:val="00CA4FA6"/>
    <w:rsid w:val="00CA5305"/>
    <w:rsid w:val="00CA53A2"/>
    <w:rsid w:val="00CA53C8"/>
    <w:rsid w:val="00CA5564"/>
    <w:rsid w:val="00CA559D"/>
    <w:rsid w:val="00CA562E"/>
    <w:rsid w:val="00CA566A"/>
    <w:rsid w:val="00CA5772"/>
    <w:rsid w:val="00CA57A4"/>
    <w:rsid w:val="00CA5894"/>
    <w:rsid w:val="00CA598F"/>
    <w:rsid w:val="00CA5A6F"/>
    <w:rsid w:val="00CA5C11"/>
    <w:rsid w:val="00CA5D19"/>
    <w:rsid w:val="00CA5DAC"/>
    <w:rsid w:val="00CA6187"/>
    <w:rsid w:val="00CA61ED"/>
    <w:rsid w:val="00CA61FA"/>
    <w:rsid w:val="00CA6451"/>
    <w:rsid w:val="00CA66B0"/>
    <w:rsid w:val="00CA6734"/>
    <w:rsid w:val="00CA6BEE"/>
    <w:rsid w:val="00CA6C26"/>
    <w:rsid w:val="00CA6CBE"/>
    <w:rsid w:val="00CA6D30"/>
    <w:rsid w:val="00CA6E23"/>
    <w:rsid w:val="00CA6EDC"/>
    <w:rsid w:val="00CA6F11"/>
    <w:rsid w:val="00CA7352"/>
    <w:rsid w:val="00CA7460"/>
    <w:rsid w:val="00CA7841"/>
    <w:rsid w:val="00CA78EC"/>
    <w:rsid w:val="00CA7A72"/>
    <w:rsid w:val="00CA7E1B"/>
    <w:rsid w:val="00CA7E7E"/>
    <w:rsid w:val="00CB0097"/>
    <w:rsid w:val="00CB044E"/>
    <w:rsid w:val="00CB076A"/>
    <w:rsid w:val="00CB07DB"/>
    <w:rsid w:val="00CB0822"/>
    <w:rsid w:val="00CB090F"/>
    <w:rsid w:val="00CB0BA9"/>
    <w:rsid w:val="00CB0F0B"/>
    <w:rsid w:val="00CB13F3"/>
    <w:rsid w:val="00CB1696"/>
    <w:rsid w:val="00CB1837"/>
    <w:rsid w:val="00CB1911"/>
    <w:rsid w:val="00CB1DC7"/>
    <w:rsid w:val="00CB1E06"/>
    <w:rsid w:val="00CB1F68"/>
    <w:rsid w:val="00CB204D"/>
    <w:rsid w:val="00CB2172"/>
    <w:rsid w:val="00CB21DF"/>
    <w:rsid w:val="00CB2340"/>
    <w:rsid w:val="00CB2452"/>
    <w:rsid w:val="00CB26EF"/>
    <w:rsid w:val="00CB27E3"/>
    <w:rsid w:val="00CB2844"/>
    <w:rsid w:val="00CB2A9E"/>
    <w:rsid w:val="00CB2C17"/>
    <w:rsid w:val="00CB2CF3"/>
    <w:rsid w:val="00CB2D84"/>
    <w:rsid w:val="00CB2D95"/>
    <w:rsid w:val="00CB2E32"/>
    <w:rsid w:val="00CB2E66"/>
    <w:rsid w:val="00CB31B5"/>
    <w:rsid w:val="00CB31D0"/>
    <w:rsid w:val="00CB31D5"/>
    <w:rsid w:val="00CB333F"/>
    <w:rsid w:val="00CB346C"/>
    <w:rsid w:val="00CB3544"/>
    <w:rsid w:val="00CB3558"/>
    <w:rsid w:val="00CB3B3A"/>
    <w:rsid w:val="00CB3D7D"/>
    <w:rsid w:val="00CB3D86"/>
    <w:rsid w:val="00CB3E07"/>
    <w:rsid w:val="00CB3E14"/>
    <w:rsid w:val="00CB40DF"/>
    <w:rsid w:val="00CB4268"/>
    <w:rsid w:val="00CB427C"/>
    <w:rsid w:val="00CB42C6"/>
    <w:rsid w:val="00CB430E"/>
    <w:rsid w:val="00CB443B"/>
    <w:rsid w:val="00CB4466"/>
    <w:rsid w:val="00CB44CA"/>
    <w:rsid w:val="00CB4598"/>
    <w:rsid w:val="00CB4847"/>
    <w:rsid w:val="00CB4AED"/>
    <w:rsid w:val="00CB4C5C"/>
    <w:rsid w:val="00CB4C94"/>
    <w:rsid w:val="00CB4DDD"/>
    <w:rsid w:val="00CB4DF3"/>
    <w:rsid w:val="00CB4F2C"/>
    <w:rsid w:val="00CB5193"/>
    <w:rsid w:val="00CB5815"/>
    <w:rsid w:val="00CB58B7"/>
    <w:rsid w:val="00CB58D1"/>
    <w:rsid w:val="00CB5910"/>
    <w:rsid w:val="00CB594A"/>
    <w:rsid w:val="00CB5A19"/>
    <w:rsid w:val="00CB5A49"/>
    <w:rsid w:val="00CB5B31"/>
    <w:rsid w:val="00CB5C35"/>
    <w:rsid w:val="00CB5DCC"/>
    <w:rsid w:val="00CB5DDA"/>
    <w:rsid w:val="00CB5F42"/>
    <w:rsid w:val="00CB5F8E"/>
    <w:rsid w:val="00CB6005"/>
    <w:rsid w:val="00CB60F7"/>
    <w:rsid w:val="00CB61CB"/>
    <w:rsid w:val="00CB62F5"/>
    <w:rsid w:val="00CB6385"/>
    <w:rsid w:val="00CB6695"/>
    <w:rsid w:val="00CB6805"/>
    <w:rsid w:val="00CB6A6E"/>
    <w:rsid w:val="00CB6B7C"/>
    <w:rsid w:val="00CB6C4E"/>
    <w:rsid w:val="00CB6CBC"/>
    <w:rsid w:val="00CB6CFB"/>
    <w:rsid w:val="00CB6D93"/>
    <w:rsid w:val="00CB6F3F"/>
    <w:rsid w:val="00CB7106"/>
    <w:rsid w:val="00CB7174"/>
    <w:rsid w:val="00CB7246"/>
    <w:rsid w:val="00CB72AD"/>
    <w:rsid w:val="00CB73E7"/>
    <w:rsid w:val="00CB77B9"/>
    <w:rsid w:val="00CB77F7"/>
    <w:rsid w:val="00CB7882"/>
    <w:rsid w:val="00CB7965"/>
    <w:rsid w:val="00CB7ABC"/>
    <w:rsid w:val="00CB7D51"/>
    <w:rsid w:val="00CB7DF2"/>
    <w:rsid w:val="00CB7E85"/>
    <w:rsid w:val="00CB7FA3"/>
    <w:rsid w:val="00CC0032"/>
    <w:rsid w:val="00CC008E"/>
    <w:rsid w:val="00CC02F9"/>
    <w:rsid w:val="00CC0415"/>
    <w:rsid w:val="00CC0475"/>
    <w:rsid w:val="00CC0522"/>
    <w:rsid w:val="00CC0596"/>
    <w:rsid w:val="00CC079A"/>
    <w:rsid w:val="00CC07D6"/>
    <w:rsid w:val="00CC09BA"/>
    <w:rsid w:val="00CC0C0F"/>
    <w:rsid w:val="00CC0CBC"/>
    <w:rsid w:val="00CC0DA2"/>
    <w:rsid w:val="00CC104B"/>
    <w:rsid w:val="00CC10DE"/>
    <w:rsid w:val="00CC1104"/>
    <w:rsid w:val="00CC1206"/>
    <w:rsid w:val="00CC14E2"/>
    <w:rsid w:val="00CC1837"/>
    <w:rsid w:val="00CC1918"/>
    <w:rsid w:val="00CC199A"/>
    <w:rsid w:val="00CC1B40"/>
    <w:rsid w:val="00CC1C29"/>
    <w:rsid w:val="00CC22A7"/>
    <w:rsid w:val="00CC23B4"/>
    <w:rsid w:val="00CC2466"/>
    <w:rsid w:val="00CC247E"/>
    <w:rsid w:val="00CC24A1"/>
    <w:rsid w:val="00CC2524"/>
    <w:rsid w:val="00CC25C4"/>
    <w:rsid w:val="00CC29E3"/>
    <w:rsid w:val="00CC2C9E"/>
    <w:rsid w:val="00CC325B"/>
    <w:rsid w:val="00CC3468"/>
    <w:rsid w:val="00CC348B"/>
    <w:rsid w:val="00CC34E6"/>
    <w:rsid w:val="00CC3589"/>
    <w:rsid w:val="00CC367B"/>
    <w:rsid w:val="00CC372E"/>
    <w:rsid w:val="00CC3982"/>
    <w:rsid w:val="00CC39CA"/>
    <w:rsid w:val="00CC3D1F"/>
    <w:rsid w:val="00CC3FE1"/>
    <w:rsid w:val="00CC427F"/>
    <w:rsid w:val="00CC4307"/>
    <w:rsid w:val="00CC44B8"/>
    <w:rsid w:val="00CC4528"/>
    <w:rsid w:val="00CC487B"/>
    <w:rsid w:val="00CC48CB"/>
    <w:rsid w:val="00CC4952"/>
    <w:rsid w:val="00CC4A37"/>
    <w:rsid w:val="00CC4DA1"/>
    <w:rsid w:val="00CC4FDA"/>
    <w:rsid w:val="00CC5035"/>
    <w:rsid w:val="00CC507C"/>
    <w:rsid w:val="00CC513C"/>
    <w:rsid w:val="00CC54B9"/>
    <w:rsid w:val="00CC55D8"/>
    <w:rsid w:val="00CC58C3"/>
    <w:rsid w:val="00CC5929"/>
    <w:rsid w:val="00CC59A4"/>
    <w:rsid w:val="00CC59FA"/>
    <w:rsid w:val="00CC5A8B"/>
    <w:rsid w:val="00CC5BB0"/>
    <w:rsid w:val="00CC5D84"/>
    <w:rsid w:val="00CC5DAA"/>
    <w:rsid w:val="00CC5F09"/>
    <w:rsid w:val="00CC6031"/>
    <w:rsid w:val="00CC6069"/>
    <w:rsid w:val="00CC609A"/>
    <w:rsid w:val="00CC60E9"/>
    <w:rsid w:val="00CC62F0"/>
    <w:rsid w:val="00CC6403"/>
    <w:rsid w:val="00CC660F"/>
    <w:rsid w:val="00CC6679"/>
    <w:rsid w:val="00CC6828"/>
    <w:rsid w:val="00CC6974"/>
    <w:rsid w:val="00CC6A00"/>
    <w:rsid w:val="00CC6B67"/>
    <w:rsid w:val="00CC6BD9"/>
    <w:rsid w:val="00CC6DAF"/>
    <w:rsid w:val="00CC719E"/>
    <w:rsid w:val="00CC73C1"/>
    <w:rsid w:val="00CC747B"/>
    <w:rsid w:val="00CC7527"/>
    <w:rsid w:val="00CC7722"/>
    <w:rsid w:val="00CC779B"/>
    <w:rsid w:val="00CC799E"/>
    <w:rsid w:val="00CC79B7"/>
    <w:rsid w:val="00CC79E6"/>
    <w:rsid w:val="00CC7B43"/>
    <w:rsid w:val="00CC7E09"/>
    <w:rsid w:val="00CD0039"/>
    <w:rsid w:val="00CD00E2"/>
    <w:rsid w:val="00CD0208"/>
    <w:rsid w:val="00CD0412"/>
    <w:rsid w:val="00CD0522"/>
    <w:rsid w:val="00CD0550"/>
    <w:rsid w:val="00CD0564"/>
    <w:rsid w:val="00CD064F"/>
    <w:rsid w:val="00CD06AB"/>
    <w:rsid w:val="00CD06D0"/>
    <w:rsid w:val="00CD0733"/>
    <w:rsid w:val="00CD0747"/>
    <w:rsid w:val="00CD0825"/>
    <w:rsid w:val="00CD0AB7"/>
    <w:rsid w:val="00CD0C94"/>
    <w:rsid w:val="00CD0D98"/>
    <w:rsid w:val="00CD0DE1"/>
    <w:rsid w:val="00CD0F39"/>
    <w:rsid w:val="00CD1086"/>
    <w:rsid w:val="00CD10C3"/>
    <w:rsid w:val="00CD1183"/>
    <w:rsid w:val="00CD13DB"/>
    <w:rsid w:val="00CD15B9"/>
    <w:rsid w:val="00CD15D0"/>
    <w:rsid w:val="00CD1687"/>
    <w:rsid w:val="00CD196D"/>
    <w:rsid w:val="00CD1CFC"/>
    <w:rsid w:val="00CD1DBE"/>
    <w:rsid w:val="00CD1E14"/>
    <w:rsid w:val="00CD1EDA"/>
    <w:rsid w:val="00CD1FC7"/>
    <w:rsid w:val="00CD20E4"/>
    <w:rsid w:val="00CD210A"/>
    <w:rsid w:val="00CD2272"/>
    <w:rsid w:val="00CD23D5"/>
    <w:rsid w:val="00CD2514"/>
    <w:rsid w:val="00CD2586"/>
    <w:rsid w:val="00CD270A"/>
    <w:rsid w:val="00CD27C2"/>
    <w:rsid w:val="00CD29AF"/>
    <w:rsid w:val="00CD2A94"/>
    <w:rsid w:val="00CD2C68"/>
    <w:rsid w:val="00CD2CD9"/>
    <w:rsid w:val="00CD3032"/>
    <w:rsid w:val="00CD317F"/>
    <w:rsid w:val="00CD31C3"/>
    <w:rsid w:val="00CD3375"/>
    <w:rsid w:val="00CD33FE"/>
    <w:rsid w:val="00CD34E9"/>
    <w:rsid w:val="00CD3511"/>
    <w:rsid w:val="00CD3520"/>
    <w:rsid w:val="00CD3566"/>
    <w:rsid w:val="00CD3667"/>
    <w:rsid w:val="00CD3675"/>
    <w:rsid w:val="00CD36A1"/>
    <w:rsid w:val="00CD393F"/>
    <w:rsid w:val="00CD3A23"/>
    <w:rsid w:val="00CD3AAD"/>
    <w:rsid w:val="00CD3B74"/>
    <w:rsid w:val="00CD3C68"/>
    <w:rsid w:val="00CD3E25"/>
    <w:rsid w:val="00CD4074"/>
    <w:rsid w:val="00CD411E"/>
    <w:rsid w:val="00CD4136"/>
    <w:rsid w:val="00CD4153"/>
    <w:rsid w:val="00CD41BB"/>
    <w:rsid w:val="00CD42D2"/>
    <w:rsid w:val="00CD430B"/>
    <w:rsid w:val="00CD4384"/>
    <w:rsid w:val="00CD44EE"/>
    <w:rsid w:val="00CD467F"/>
    <w:rsid w:val="00CD46AB"/>
    <w:rsid w:val="00CD47CB"/>
    <w:rsid w:val="00CD480B"/>
    <w:rsid w:val="00CD4A30"/>
    <w:rsid w:val="00CD4ECD"/>
    <w:rsid w:val="00CD50D9"/>
    <w:rsid w:val="00CD52F1"/>
    <w:rsid w:val="00CD5470"/>
    <w:rsid w:val="00CD5598"/>
    <w:rsid w:val="00CD56E6"/>
    <w:rsid w:val="00CD5899"/>
    <w:rsid w:val="00CD5C05"/>
    <w:rsid w:val="00CD5F3D"/>
    <w:rsid w:val="00CD61E1"/>
    <w:rsid w:val="00CD64C5"/>
    <w:rsid w:val="00CD6535"/>
    <w:rsid w:val="00CD69CC"/>
    <w:rsid w:val="00CD6AFA"/>
    <w:rsid w:val="00CD6DE0"/>
    <w:rsid w:val="00CD7029"/>
    <w:rsid w:val="00CD711D"/>
    <w:rsid w:val="00CD721C"/>
    <w:rsid w:val="00CD72AE"/>
    <w:rsid w:val="00CD7434"/>
    <w:rsid w:val="00CD7883"/>
    <w:rsid w:val="00CD7B8B"/>
    <w:rsid w:val="00CD7C20"/>
    <w:rsid w:val="00CE0064"/>
    <w:rsid w:val="00CE00FD"/>
    <w:rsid w:val="00CE0114"/>
    <w:rsid w:val="00CE0255"/>
    <w:rsid w:val="00CE0331"/>
    <w:rsid w:val="00CE0446"/>
    <w:rsid w:val="00CE04CE"/>
    <w:rsid w:val="00CE057D"/>
    <w:rsid w:val="00CE07AF"/>
    <w:rsid w:val="00CE0935"/>
    <w:rsid w:val="00CE0A44"/>
    <w:rsid w:val="00CE108A"/>
    <w:rsid w:val="00CE12C2"/>
    <w:rsid w:val="00CE1371"/>
    <w:rsid w:val="00CE1856"/>
    <w:rsid w:val="00CE195B"/>
    <w:rsid w:val="00CE1987"/>
    <w:rsid w:val="00CE19E2"/>
    <w:rsid w:val="00CE19FB"/>
    <w:rsid w:val="00CE1A07"/>
    <w:rsid w:val="00CE1A10"/>
    <w:rsid w:val="00CE1B49"/>
    <w:rsid w:val="00CE1BE9"/>
    <w:rsid w:val="00CE1E11"/>
    <w:rsid w:val="00CE1EB1"/>
    <w:rsid w:val="00CE239C"/>
    <w:rsid w:val="00CE247C"/>
    <w:rsid w:val="00CE2571"/>
    <w:rsid w:val="00CE29AD"/>
    <w:rsid w:val="00CE29CB"/>
    <w:rsid w:val="00CE2C8D"/>
    <w:rsid w:val="00CE2FE9"/>
    <w:rsid w:val="00CE3027"/>
    <w:rsid w:val="00CE30A8"/>
    <w:rsid w:val="00CE3218"/>
    <w:rsid w:val="00CE3367"/>
    <w:rsid w:val="00CE353E"/>
    <w:rsid w:val="00CE36CE"/>
    <w:rsid w:val="00CE37BB"/>
    <w:rsid w:val="00CE382D"/>
    <w:rsid w:val="00CE397D"/>
    <w:rsid w:val="00CE3CE4"/>
    <w:rsid w:val="00CE3DD9"/>
    <w:rsid w:val="00CE42D5"/>
    <w:rsid w:val="00CE4375"/>
    <w:rsid w:val="00CE44A0"/>
    <w:rsid w:val="00CE4633"/>
    <w:rsid w:val="00CE4AA1"/>
    <w:rsid w:val="00CE4D33"/>
    <w:rsid w:val="00CE4F09"/>
    <w:rsid w:val="00CE4FC6"/>
    <w:rsid w:val="00CE510B"/>
    <w:rsid w:val="00CE5285"/>
    <w:rsid w:val="00CE5408"/>
    <w:rsid w:val="00CE5752"/>
    <w:rsid w:val="00CE58C5"/>
    <w:rsid w:val="00CE5C46"/>
    <w:rsid w:val="00CE5DFB"/>
    <w:rsid w:val="00CE607F"/>
    <w:rsid w:val="00CE608D"/>
    <w:rsid w:val="00CE60ED"/>
    <w:rsid w:val="00CE61CB"/>
    <w:rsid w:val="00CE6248"/>
    <w:rsid w:val="00CE6374"/>
    <w:rsid w:val="00CE6429"/>
    <w:rsid w:val="00CE66C9"/>
    <w:rsid w:val="00CE66E7"/>
    <w:rsid w:val="00CE675E"/>
    <w:rsid w:val="00CE6801"/>
    <w:rsid w:val="00CE6A21"/>
    <w:rsid w:val="00CE6ABC"/>
    <w:rsid w:val="00CE6AE9"/>
    <w:rsid w:val="00CE6B05"/>
    <w:rsid w:val="00CE6B54"/>
    <w:rsid w:val="00CE71FB"/>
    <w:rsid w:val="00CE72EA"/>
    <w:rsid w:val="00CE75C9"/>
    <w:rsid w:val="00CE7694"/>
    <w:rsid w:val="00CE77BA"/>
    <w:rsid w:val="00CE79ED"/>
    <w:rsid w:val="00CE7BB1"/>
    <w:rsid w:val="00CE7D31"/>
    <w:rsid w:val="00CF019E"/>
    <w:rsid w:val="00CF01C9"/>
    <w:rsid w:val="00CF02B9"/>
    <w:rsid w:val="00CF0453"/>
    <w:rsid w:val="00CF075D"/>
    <w:rsid w:val="00CF0A42"/>
    <w:rsid w:val="00CF0DBC"/>
    <w:rsid w:val="00CF1020"/>
    <w:rsid w:val="00CF1054"/>
    <w:rsid w:val="00CF127C"/>
    <w:rsid w:val="00CF1581"/>
    <w:rsid w:val="00CF1792"/>
    <w:rsid w:val="00CF18F2"/>
    <w:rsid w:val="00CF1C52"/>
    <w:rsid w:val="00CF1D21"/>
    <w:rsid w:val="00CF1FFB"/>
    <w:rsid w:val="00CF2015"/>
    <w:rsid w:val="00CF205F"/>
    <w:rsid w:val="00CF20BD"/>
    <w:rsid w:val="00CF20C5"/>
    <w:rsid w:val="00CF213E"/>
    <w:rsid w:val="00CF2227"/>
    <w:rsid w:val="00CF2654"/>
    <w:rsid w:val="00CF285A"/>
    <w:rsid w:val="00CF2AA2"/>
    <w:rsid w:val="00CF2D69"/>
    <w:rsid w:val="00CF2FE4"/>
    <w:rsid w:val="00CF30B5"/>
    <w:rsid w:val="00CF327C"/>
    <w:rsid w:val="00CF355C"/>
    <w:rsid w:val="00CF3575"/>
    <w:rsid w:val="00CF3596"/>
    <w:rsid w:val="00CF3682"/>
    <w:rsid w:val="00CF38AA"/>
    <w:rsid w:val="00CF3AE5"/>
    <w:rsid w:val="00CF3B00"/>
    <w:rsid w:val="00CF3C9A"/>
    <w:rsid w:val="00CF3CF5"/>
    <w:rsid w:val="00CF3D62"/>
    <w:rsid w:val="00CF3EDD"/>
    <w:rsid w:val="00CF3FB7"/>
    <w:rsid w:val="00CF3FED"/>
    <w:rsid w:val="00CF40D2"/>
    <w:rsid w:val="00CF40F3"/>
    <w:rsid w:val="00CF444E"/>
    <w:rsid w:val="00CF4468"/>
    <w:rsid w:val="00CF44A7"/>
    <w:rsid w:val="00CF44AA"/>
    <w:rsid w:val="00CF44E2"/>
    <w:rsid w:val="00CF4A5A"/>
    <w:rsid w:val="00CF4A79"/>
    <w:rsid w:val="00CF4AD9"/>
    <w:rsid w:val="00CF4BE8"/>
    <w:rsid w:val="00CF4D3C"/>
    <w:rsid w:val="00CF4E75"/>
    <w:rsid w:val="00CF4F61"/>
    <w:rsid w:val="00CF4FA6"/>
    <w:rsid w:val="00CF5244"/>
    <w:rsid w:val="00CF52B6"/>
    <w:rsid w:val="00CF53C3"/>
    <w:rsid w:val="00CF556F"/>
    <w:rsid w:val="00CF5603"/>
    <w:rsid w:val="00CF5671"/>
    <w:rsid w:val="00CF58E9"/>
    <w:rsid w:val="00CF5922"/>
    <w:rsid w:val="00CF5E72"/>
    <w:rsid w:val="00CF5F98"/>
    <w:rsid w:val="00CF619D"/>
    <w:rsid w:val="00CF63C4"/>
    <w:rsid w:val="00CF6583"/>
    <w:rsid w:val="00CF66F6"/>
    <w:rsid w:val="00CF6863"/>
    <w:rsid w:val="00CF6A41"/>
    <w:rsid w:val="00CF6D68"/>
    <w:rsid w:val="00CF6F80"/>
    <w:rsid w:val="00CF72F4"/>
    <w:rsid w:val="00CF7813"/>
    <w:rsid w:val="00CF7821"/>
    <w:rsid w:val="00CF78CB"/>
    <w:rsid w:val="00CF7B9D"/>
    <w:rsid w:val="00CF7D7D"/>
    <w:rsid w:val="00CF7EA4"/>
    <w:rsid w:val="00CF7EC5"/>
    <w:rsid w:val="00D001E8"/>
    <w:rsid w:val="00D003D6"/>
    <w:rsid w:val="00D00608"/>
    <w:rsid w:val="00D00883"/>
    <w:rsid w:val="00D0098C"/>
    <w:rsid w:val="00D009E7"/>
    <w:rsid w:val="00D00FE2"/>
    <w:rsid w:val="00D01055"/>
    <w:rsid w:val="00D01059"/>
    <w:rsid w:val="00D01255"/>
    <w:rsid w:val="00D012BC"/>
    <w:rsid w:val="00D01415"/>
    <w:rsid w:val="00D015EA"/>
    <w:rsid w:val="00D019B5"/>
    <w:rsid w:val="00D01AFF"/>
    <w:rsid w:val="00D01B33"/>
    <w:rsid w:val="00D01B78"/>
    <w:rsid w:val="00D01C33"/>
    <w:rsid w:val="00D01CDE"/>
    <w:rsid w:val="00D01D44"/>
    <w:rsid w:val="00D0205D"/>
    <w:rsid w:val="00D021B2"/>
    <w:rsid w:val="00D02366"/>
    <w:rsid w:val="00D023C5"/>
    <w:rsid w:val="00D025C3"/>
    <w:rsid w:val="00D025CC"/>
    <w:rsid w:val="00D027EE"/>
    <w:rsid w:val="00D027F1"/>
    <w:rsid w:val="00D02829"/>
    <w:rsid w:val="00D02859"/>
    <w:rsid w:val="00D0298E"/>
    <w:rsid w:val="00D02AA9"/>
    <w:rsid w:val="00D02F29"/>
    <w:rsid w:val="00D02F4E"/>
    <w:rsid w:val="00D02F9C"/>
    <w:rsid w:val="00D0317B"/>
    <w:rsid w:val="00D0319C"/>
    <w:rsid w:val="00D031A4"/>
    <w:rsid w:val="00D031AA"/>
    <w:rsid w:val="00D03264"/>
    <w:rsid w:val="00D033CC"/>
    <w:rsid w:val="00D034EB"/>
    <w:rsid w:val="00D035D1"/>
    <w:rsid w:val="00D035FD"/>
    <w:rsid w:val="00D03619"/>
    <w:rsid w:val="00D03634"/>
    <w:rsid w:val="00D039D0"/>
    <w:rsid w:val="00D03BE1"/>
    <w:rsid w:val="00D03E87"/>
    <w:rsid w:val="00D045E1"/>
    <w:rsid w:val="00D045F3"/>
    <w:rsid w:val="00D047EA"/>
    <w:rsid w:val="00D04B71"/>
    <w:rsid w:val="00D0512C"/>
    <w:rsid w:val="00D0515E"/>
    <w:rsid w:val="00D0528D"/>
    <w:rsid w:val="00D05351"/>
    <w:rsid w:val="00D054DF"/>
    <w:rsid w:val="00D05610"/>
    <w:rsid w:val="00D056EC"/>
    <w:rsid w:val="00D0594A"/>
    <w:rsid w:val="00D059F7"/>
    <w:rsid w:val="00D05B6E"/>
    <w:rsid w:val="00D05C11"/>
    <w:rsid w:val="00D05F86"/>
    <w:rsid w:val="00D05F99"/>
    <w:rsid w:val="00D05FE4"/>
    <w:rsid w:val="00D062A5"/>
    <w:rsid w:val="00D06AA5"/>
    <w:rsid w:val="00D06D85"/>
    <w:rsid w:val="00D06DB3"/>
    <w:rsid w:val="00D06F29"/>
    <w:rsid w:val="00D06F3F"/>
    <w:rsid w:val="00D07054"/>
    <w:rsid w:val="00D071AA"/>
    <w:rsid w:val="00D0724E"/>
    <w:rsid w:val="00D07298"/>
    <w:rsid w:val="00D072C4"/>
    <w:rsid w:val="00D073E1"/>
    <w:rsid w:val="00D078E8"/>
    <w:rsid w:val="00D07AA5"/>
    <w:rsid w:val="00D07AE9"/>
    <w:rsid w:val="00D07BDD"/>
    <w:rsid w:val="00D07DB9"/>
    <w:rsid w:val="00D07EB6"/>
    <w:rsid w:val="00D07F0D"/>
    <w:rsid w:val="00D10129"/>
    <w:rsid w:val="00D10154"/>
    <w:rsid w:val="00D1055B"/>
    <w:rsid w:val="00D10651"/>
    <w:rsid w:val="00D107DE"/>
    <w:rsid w:val="00D107F4"/>
    <w:rsid w:val="00D1082B"/>
    <w:rsid w:val="00D10896"/>
    <w:rsid w:val="00D109A3"/>
    <w:rsid w:val="00D10C57"/>
    <w:rsid w:val="00D10E6F"/>
    <w:rsid w:val="00D10E8F"/>
    <w:rsid w:val="00D10F88"/>
    <w:rsid w:val="00D11187"/>
    <w:rsid w:val="00D11232"/>
    <w:rsid w:val="00D11334"/>
    <w:rsid w:val="00D1142B"/>
    <w:rsid w:val="00D11558"/>
    <w:rsid w:val="00D115C2"/>
    <w:rsid w:val="00D115C4"/>
    <w:rsid w:val="00D11757"/>
    <w:rsid w:val="00D1180A"/>
    <w:rsid w:val="00D11946"/>
    <w:rsid w:val="00D11959"/>
    <w:rsid w:val="00D119DD"/>
    <w:rsid w:val="00D11BD0"/>
    <w:rsid w:val="00D11C5C"/>
    <w:rsid w:val="00D11D72"/>
    <w:rsid w:val="00D12016"/>
    <w:rsid w:val="00D125CA"/>
    <w:rsid w:val="00D126FF"/>
    <w:rsid w:val="00D12830"/>
    <w:rsid w:val="00D12901"/>
    <w:rsid w:val="00D12AA9"/>
    <w:rsid w:val="00D12ADA"/>
    <w:rsid w:val="00D12B61"/>
    <w:rsid w:val="00D12B74"/>
    <w:rsid w:val="00D12C69"/>
    <w:rsid w:val="00D12C94"/>
    <w:rsid w:val="00D12CBD"/>
    <w:rsid w:val="00D12EB8"/>
    <w:rsid w:val="00D12F59"/>
    <w:rsid w:val="00D1316F"/>
    <w:rsid w:val="00D1368E"/>
    <w:rsid w:val="00D137A8"/>
    <w:rsid w:val="00D138D0"/>
    <w:rsid w:val="00D13B7B"/>
    <w:rsid w:val="00D14220"/>
    <w:rsid w:val="00D142D4"/>
    <w:rsid w:val="00D14430"/>
    <w:rsid w:val="00D14501"/>
    <w:rsid w:val="00D14588"/>
    <w:rsid w:val="00D14BB4"/>
    <w:rsid w:val="00D14BF2"/>
    <w:rsid w:val="00D14C00"/>
    <w:rsid w:val="00D14CD1"/>
    <w:rsid w:val="00D14FAB"/>
    <w:rsid w:val="00D150CB"/>
    <w:rsid w:val="00D151B5"/>
    <w:rsid w:val="00D15374"/>
    <w:rsid w:val="00D1538A"/>
    <w:rsid w:val="00D154E3"/>
    <w:rsid w:val="00D15589"/>
    <w:rsid w:val="00D155D3"/>
    <w:rsid w:val="00D158EA"/>
    <w:rsid w:val="00D15B41"/>
    <w:rsid w:val="00D15B61"/>
    <w:rsid w:val="00D15C96"/>
    <w:rsid w:val="00D15D79"/>
    <w:rsid w:val="00D15D90"/>
    <w:rsid w:val="00D15E66"/>
    <w:rsid w:val="00D15F65"/>
    <w:rsid w:val="00D16225"/>
    <w:rsid w:val="00D162C7"/>
    <w:rsid w:val="00D1639E"/>
    <w:rsid w:val="00D16491"/>
    <w:rsid w:val="00D166B1"/>
    <w:rsid w:val="00D1677C"/>
    <w:rsid w:val="00D16835"/>
    <w:rsid w:val="00D169C3"/>
    <w:rsid w:val="00D169F7"/>
    <w:rsid w:val="00D16C2C"/>
    <w:rsid w:val="00D16C40"/>
    <w:rsid w:val="00D16D2B"/>
    <w:rsid w:val="00D16D97"/>
    <w:rsid w:val="00D16E1E"/>
    <w:rsid w:val="00D171CA"/>
    <w:rsid w:val="00D17275"/>
    <w:rsid w:val="00D176E0"/>
    <w:rsid w:val="00D1791C"/>
    <w:rsid w:val="00D17946"/>
    <w:rsid w:val="00D17DB0"/>
    <w:rsid w:val="00D17FF7"/>
    <w:rsid w:val="00D20072"/>
    <w:rsid w:val="00D20258"/>
    <w:rsid w:val="00D2029E"/>
    <w:rsid w:val="00D2056B"/>
    <w:rsid w:val="00D20573"/>
    <w:rsid w:val="00D20793"/>
    <w:rsid w:val="00D2097E"/>
    <w:rsid w:val="00D20B5B"/>
    <w:rsid w:val="00D20E74"/>
    <w:rsid w:val="00D211A3"/>
    <w:rsid w:val="00D215D5"/>
    <w:rsid w:val="00D216FC"/>
    <w:rsid w:val="00D21713"/>
    <w:rsid w:val="00D21854"/>
    <w:rsid w:val="00D2188A"/>
    <w:rsid w:val="00D21C02"/>
    <w:rsid w:val="00D21CB3"/>
    <w:rsid w:val="00D21D7C"/>
    <w:rsid w:val="00D21E61"/>
    <w:rsid w:val="00D21EB6"/>
    <w:rsid w:val="00D220E1"/>
    <w:rsid w:val="00D2220E"/>
    <w:rsid w:val="00D22237"/>
    <w:rsid w:val="00D22326"/>
    <w:rsid w:val="00D2235A"/>
    <w:rsid w:val="00D224B1"/>
    <w:rsid w:val="00D224BD"/>
    <w:rsid w:val="00D229A5"/>
    <w:rsid w:val="00D22B19"/>
    <w:rsid w:val="00D22C3A"/>
    <w:rsid w:val="00D22C68"/>
    <w:rsid w:val="00D22CDA"/>
    <w:rsid w:val="00D23715"/>
    <w:rsid w:val="00D23852"/>
    <w:rsid w:val="00D238A4"/>
    <w:rsid w:val="00D238D6"/>
    <w:rsid w:val="00D23AD7"/>
    <w:rsid w:val="00D23F6D"/>
    <w:rsid w:val="00D241AD"/>
    <w:rsid w:val="00D24201"/>
    <w:rsid w:val="00D2489B"/>
    <w:rsid w:val="00D24B02"/>
    <w:rsid w:val="00D24CBC"/>
    <w:rsid w:val="00D24D47"/>
    <w:rsid w:val="00D250AE"/>
    <w:rsid w:val="00D25104"/>
    <w:rsid w:val="00D251BA"/>
    <w:rsid w:val="00D251EE"/>
    <w:rsid w:val="00D25257"/>
    <w:rsid w:val="00D25341"/>
    <w:rsid w:val="00D2548C"/>
    <w:rsid w:val="00D25503"/>
    <w:rsid w:val="00D25631"/>
    <w:rsid w:val="00D25A5F"/>
    <w:rsid w:val="00D25ABF"/>
    <w:rsid w:val="00D25BF0"/>
    <w:rsid w:val="00D25E7E"/>
    <w:rsid w:val="00D25EEA"/>
    <w:rsid w:val="00D25EF5"/>
    <w:rsid w:val="00D25FDB"/>
    <w:rsid w:val="00D262F7"/>
    <w:rsid w:val="00D264AF"/>
    <w:rsid w:val="00D26677"/>
    <w:rsid w:val="00D2667D"/>
    <w:rsid w:val="00D267C5"/>
    <w:rsid w:val="00D268B8"/>
    <w:rsid w:val="00D26984"/>
    <w:rsid w:val="00D26A31"/>
    <w:rsid w:val="00D26C24"/>
    <w:rsid w:val="00D26C33"/>
    <w:rsid w:val="00D26C44"/>
    <w:rsid w:val="00D26D7A"/>
    <w:rsid w:val="00D26DDA"/>
    <w:rsid w:val="00D26DFB"/>
    <w:rsid w:val="00D26EFB"/>
    <w:rsid w:val="00D26FBF"/>
    <w:rsid w:val="00D2738F"/>
    <w:rsid w:val="00D27AFE"/>
    <w:rsid w:val="00D27C2B"/>
    <w:rsid w:val="00D301D9"/>
    <w:rsid w:val="00D304B2"/>
    <w:rsid w:val="00D30607"/>
    <w:rsid w:val="00D3065D"/>
    <w:rsid w:val="00D306B3"/>
    <w:rsid w:val="00D30792"/>
    <w:rsid w:val="00D30904"/>
    <w:rsid w:val="00D309F4"/>
    <w:rsid w:val="00D30C4A"/>
    <w:rsid w:val="00D30C8C"/>
    <w:rsid w:val="00D30CFE"/>
    <w:rsid w:val="00D30E98"/>
    <w:rsid w:val="00D30FC2"/>
    <w:rsid w:val="00D31207"/>
    <w:rsid w:val="00D31B38"/>
    <w:rsid w:val="00D31F21"/>
    <w:rsid w:val="00D320E6"/>
    <w:rsid w:val="00D321C3"/>
    <w:rsid w:val="00D3232E"/>
    <w:rsid w:val="00D323C8"/>
    <w:rsid w:val="00D3243A"/>
    <w:rsid w:val="00D3250B"/>
    <w:rsid w:val="00D325F9"/>
    <w:rsid w:val="00D32657"/>
    <w:rsid w:val="00D3269B"/>
    <w:rsid w:val="00D328CA"/>
    <w:rsid w:val="00D32B43"/>
    <w:rsid w:val="00D32B51"/>
    <w:rsid w:val="00D32DEA"/>
    <w:rsid w:val="00D33052"/>
    <w:rsid w:val="00D332F9"/>
    <w:rsid w:val="00D33410"/>
    <w:rsid w:val="00D33478"/>
    <w:rsid w:val="00D334FA"/>
    <w:rsid w:val="00D335A7"/>
    <w:rsid w:val="00D33610"/>
    <w:rsid w:val="00D33C6F"/>
    <w:rsid w:val="00D33CA6"/>
    <w:rsid w:val="00D33E3A"/>
    <w:rsid w:val="00D33E40"/>
    <w:rsid w:val="00D33ED4"/>
    <w:rsid w:val="00D33F74"/>
    <w:rsid w:val="00D340D9"/>
    <w:rsid w:val="00D341D9"/>
    <w:rsid w:val="00D341E5"/>
    <w:rsid w:val="00D34426"/>
    <w:rsid w:val="00D346BA"/>
    <w:rsid w:val="00D34907"/>
    <w:rsid w:val="00D3505A"/>
    <w:rsid w:val="00D351B4"/>
    <w:rsid w:val="00D352E8"/>
    <w:rsid w:val="00D3545A"/>
    <w:rsid w:val="00D356AF"/>
    <w:rsid w:val="00D3576F"/>
    <w:rsid w:val="00D3589A"/>
    <w:rsid w:val="00D35BEE"/>
    <w:rsid w:val="00D35D70"/>
    <w:rsid w:val="00D35EB8"/>
    <w:rsid w:val="00D36125"/>
    <w:rsid w:val="00D361FF"/>
    <w:rsid w:val="00D36392"/>
    <w:rsid w:val="00D364EB"/>
    <w:rsid w:val="00D36570"/>
    <w:rsid w:val="00D36724"/>
    <w:rsid w:val="00D367C4"/>
    <w:rsid w:val="00D367D5"/>
    <w:rsid w:val="00D3680D"/>
    <w:rsid w:val="00D36821"/>
    <w:rsid w:val="00D369E2"/>
    <w:rsid w:val="00D36B1C"/>
    <w:rsid w:val="00D36D39"/>
    <w:rsid w:val="00D36FF6"/>
    <w:rsid w:val="00D37038"/>
    <w:rsid w:val="00D372FB"/>
    <w:rsid w:val="00D37462"/>
    <w:rsid w:val="00D375B4"/>
    <w:rsid w:val="00D3779F"/>
    <w:rsid w:val="00D377BB"/>
    <w:rsid w:val="00D378A8"/>
    <w:rsid w:val="00D378BD"/>
    <w:rsid w:val="00D378EC"/>
    <w:rsid w:val="00D37962"/>
    <w:rsid w:val="00D37B92"/>
    <w:rsid w:val="00D37BB7"/>
    <w:rsid w:val="00D37D10"/>
    <w:rsid w:val="00D37D74"/>
    <w:rsid w:val="00D37D84"/>
    <w:rsid w:val="00D37E9C"/>
    <w:rsid w:val="00D37EEC"/>
    <w:rsid w:val="00D37FCC"/>
    <w:rsid w:val="00D40061"/>
    <w:rsid w:val="00D40254"/>
    <w:rsid w:val="00D402B6"/>
    <w:rsid w:val="00D402E6"/>
    <w:rsid w:val="00D404BD"/>
    <w:rsid w:val="00D40612"/>
    <w:rsid w:val="00D4067C"/>
    <w:rsid w:val="00D4070B"/>
    <w:rsid w:val="00D4071F"/>
    <w:rsid w:val="00D408A1"/>
    <w:rsid w:val="00D409AA"/>
    <w:rsid w:val="00D40B05"/>
    <w:rsid w:val="00D40BC6"/>
    <w:rsid w:val="00D40D95"/>
    <w:rsid w:val="00D40E16"/>
    <w:rsid w:val="00D4124D"/>
    <w:rsid w:val="00D415AB"/>
    <w:rsid w:val="00D41666"/>
    <w:rsid w:val="00D416D2"/>
    <w:rsid w:val="00D419A0"/>
    <w:rsid w:val="00D41AD3"/>
    <w:rsid w:val="00D41C66"/>
    <w:rsid w:val="00D41CDB"/>
    <w:rsid w:val="00D41D58"/>
    <w:rsid w:val="00D41EC9"/>
    <w:rsid w:val="00D421F2"/>
    <w:rsid w:val="00D424ED"/>
    <w:rsid w:val="00D42531"/>
    <w:rsid w:val="00D425A5"/>
    <w:rsid w:val="00D42638"/>
    <w:rsid w:val="00D4278B"/>
    <w:rsid w:val="00D428BE"/>
    <w:rsid w:val="00D42A68"/>
    <w:rsid w:val="00D432ED"/>
    <w:rsid w:val="00D43632"/>
    <w:rsid w:val="00D43920"/>
    <w:rsid w:val="00D4408D"/>
    <w:rsid w:val="00D44110"/>
    <w:rsid w:val="00D4419F"/>
    <w:rsid w:val="00D44599"/>
    <w:rsid w:val="00D446C4"/>
    <w:rsid w:val="00D448E5"/>
    <w:rsid w:val="00D44B63"/>
    <w:rsid w:val="00D44BF4"/>
    <w:rsid w:val="00D44C14"/>
    <w:rsid w:val="00D44C5B"/>
    <w:rsid w:val="00D44C76"/>
    <w:rsid w:val="00D44D45"/>
    <w:rsid w:val="00D44D77"/>
    <w:rsid w:val="00D44E9C"/>
    <w:rsid w:val="00D44FD9"/>
    <w:rsid w:val="00D450EA"/>
    <w:rsid w:val="00D45205"/>
    <w:rsid w:val="00D45267"/>
    <w:rsid w:val="00D455DB"/>
    <w:rsid w:val="00D45C6B"/>
    <w:rsid w:val="00D46041"/>
    <w:rsid w:val="00D4608E"/>
    <w:rsid w:val="00D460CC"/>
    <w:rsid w:val="00D46303"/>
    <w:rsid w:val="00D4639C"/>
    <w:rsid w:val="00D4651D"/>
    <w:rsid w:val="00D46715"/>
    <w:rsid w:val="00D46897"/>
    <w:rsid w:val="00D468F0"/>
    <w:rsid w:val="00D46918"/>
    <w:rsid w:val="00D46AC0"/>
    <w:rsid w:val="00D46C51"/>
    <w:rsid w:val="00D46D7F"/>
    <w:rsid w:val="00D47083"/>
    <w:rsid w:val="00D47142"/>
    <w:rsid w:val="00D4722C"/>
    <w:rsid w:val="00D47243"/>
    <w:rsid w:val="00D47273"/>
    <w:rsid w:val="00D47330"/>
    <w:rsid w:val="00D47795"/>
    <w:rsid w:val="00D477BF"/>
    <w:rsid w:val="00D47883"/>
    <w:rsid w:val="00D478BC"/>
    <w:rsid w:val="00D479C8"/>
    <w:rsid w:val="00D47DFC"/>
    <w:rsid w:val="00D47F7D"/>
    <w:rsid w:val="00D47FB5"/>
    <w:rsid w:val="00D50038"/>
    <w:rsid w:val="00D50086"/>
    <w:rsid w:val="00D50249"/>
    <w:rsid w:val="00D50446"/>
    <w:rsid w:val="00D50774"/>
    <w:rsid w:val="00D508AD"/>
    <w:rsid w:val="00D508FF"/>
    <w:rsid w:val="00D5095A"/>
    <w:rsid w:val="00D50AF7"/>
    <w:rsid w:val="00D50D87"/>
    <w:rsid w:val="00D50DEA"/>
    <w:rsid w:val="00D50FD4"/>
    <w:rsid w:val="00D51028"/>
    <w:rsid w:val="00D51057"/>
    <w:rsid w:val="00D512C0"/>
    <w:rsid w:val="00D515DA"/>
    <w:rsid w:val="00D51600"/>
    <w:rsid w:val="00D51653"/>
    <w:rsid w:val="00D51668"/>
    <w:rsid w:val="00D51675"/>
    <w:rsid w:val="00D518C7"/>
    <w:rsid w:val="00D5190C"/>
    <w:rsid w:val="00D5199D"/>
    <w:rsid w:val="00D51D01"/>
    <w:rsid w:val="00D51DED"/>
    <w:rsid w:val="00D51EE5"/>
    <w:rsid w:val="00D52114"/>
    <w:rsid w:val="00D52205"/>
    <w:rsid w:val="00D523D8"/>
    <w:rsid w:val="00D526A5"/>
    <w:rsid w:val="00D526FD"/>
    <w:rsid w:val="00D52801"/>
    <w:rsid w:val="00D5280B"/>
    <w:rsid w:val="00D52A0A"/>
    <w:rsid w:val="00D52A11"/>
    <w:rsid w:val="00D52B49"/>
    <w:rsid w:val="00D52C16"/>
    <w:rsid w:val="00D52C4D"/>
    <w:rsid w:val="00D52C99"/>
    <w:rsid w:val="00D52D64"/>
    <w:rsid w:val="00D52ED5"/>
    <w:rsid w:val="00D53151"/>
    <w:rsid w:val="00D53243"/>
    <w:rsid w:val="00D534AD"/>
    <w:rsid w:val="00D5350C"/>
    <w:rsid w:val="00D535A0"/>
    <w:rsid w:val="00D535A1"/>
    <w:rsid w:val="00D5361D"/>
    <w:rsid w:val="00D53702"/>
    <w:rsid w:val="00D53CF8"/>
    <w:rsid w:val="00D53D77"/>
    <w:rsid w:val="00D53F2F"/>
    <w:rsid w:val="00D53FB1"/>
    <w:rsid w:val="00D53FEF"/>
    <w:rsid w:val="00D541EE"/>
    <w:rsid w:val="00D5425E"/>
    <w:rsid w:val="00D5456F"/>
    <w:rsid w:val="00D54673"/>
    <w:rsid w:val="00D54711"/>
    <w:rsid w:val="00D5491A"/>
    <w:rsid w:val="00D54B46"/>
    <w:rsid w:val="00D54C75"/>
    <w:rsid w:val="00D54D8A"/>
    <w:rsid w:val="00D54E49"/>
    <w:rsid w:val="00D54FFE"/>
    <w:rsid w:val="00D55123"/>
    <w:rsid w:val="00D551F0"/>
    <w:rsid w:val="00D55202"/>
    <w:rsid w:val="00D55254"/>
    <w:rsid w:val="00D5525C"/>
    <w:rsid w:val="00D553A6"/>
    <w:rsid w:val="00D555DC"/>
    <w:rsid w:val="00D557EC"/>
    <w:rsid w:val="00D55850"/>
    <w:rsid w:val="00D5585E"/>
    <w:rsid w:val="00D55988"/>
    <w:rsid w:val="00D55A8F"/>
    <w:rsid w:val="00D55ADF"/>
    <w:rsid w:val="00D55C30"/>
    <w:rsid w:val="00D55C58"/>
    <w:rsid w:val="00D55D0B"/>
    <w:rsid w:val="00D561D6"/>
    <w:rsid w:val="00D5640A"/>
    <w:rsid w:val="00D56430"/>
    <w:rsid w:val="00D5643E"/>
    <w:rsid w:val="00D5684E"/>
    <w:rsid w:val="00D56C0B"/>
    <w:rsid w:val="00D56DB1"/>
    <w:rsid w:val="00D56F61"/>
    <w:rsid w:val="00D57007"/>
    <w:rsid w:val="00D57017"/>
    <w:rsid w:val="00D57211"/>
    <w:rsid w:val="00D572B1"/>
    <w:rsid w:val="00D572C9"/>
    <w:rsid w:val="00D572D5"/>
    <w:rsid w:val="00D5730B"/>
    <w:rsid w:val="00D57424"/>
    <w:rsid w:val="00D57480"/>
    <w:rsid w:val="00D57F9C"/>
    <w:rsid w:val="00D60212"/>
    <w:rsid w:val="00D60260"/>
    <w:rsid w:val="00D605C3"/>
    <w:rsid w:val="00D60774"/>
    <w:rsid w:val="00D60838"/>
    <w:rsid w:val="00D60993"/>
    <w:rsid w:val="00D60996"/>
    <w:rsid w:val="00D60ADE"/>
    <w:rsid w:val="00D60CD9"/>
    <w:rsid w:val="00D60DFB"/>
    <w:rsid w:val="00D61020"/>
    <w:rsid w:val="00D611F8"/>
    <w:rsid w:val="00D611F9"/>
    <w:rsid w:val="00D613C0"/>
    <w:rsid w:val="00D614FC"/>
    <w:rsid w:val="00D61532"/>
    <w:rsid w:val="00D6199B"/>
    <w:rsid w:val="00D619BF"/>
    <w:rsid w:val="00D619D4"/>
    <w:rsid w:val="00D61A0F"/>
    <w:rsid w:val="00D61C16"/>
    <w:rsid w:val="00D61F1A"/>
    <w:rsid w:val="00D62336"/>
    <w:rsid w:val="00D6236F"/>
    <w:rsid w:val="00D623FA"/>
    <w:rsid w:val="00D6256C"/>
    <w:rsid w:val="00D6266F"/>
    <w:rsid w:val="00D627D2"/>
    <w:rsid w:val="00D62834"/>
    <w:rsid w:val="00D62923"/>
    <w:rsid w:val="00D62A73"/>
    <w:rsid w:val="00D63049"/>
    <w:rsid w:val="00D6316A"/>
    <w:rsid w:val="00D631C4"/>
    <w:rsid w:val="00D63276"/>
    <w:rsid w:val="00D63326"/>
    <w:rsid w:val="00D6345F"/>
    <w:rsid w:val="00D63519"/>
    <w:rsid w:val="00D635DC"/>
    <w:rsid w:val="00D63689"/>
    <w:rsid w:val="00D636C8"/>
    <w:rsid w:val="00D63703"/>
    <w:rsid w:val="00D63709"/>
    <w:rsid w:val="00D63DF2"/>
    <w:rsid w:val="00D63EEE"/>
    <w:rsid w:val="00D64140"/>
    <w:rsid w:val="00D644B4"/>
    <w:rsid w:val="00D64670"/>
    <w:rsid w:val="00D646E8"/>
    <w:rsid w:val="00D64AC3"/>
    <w:rsid w:val="00D64CCA"/>
    <w:rsid w:val="00D64CF4"/>
    <w:rsid w:val="00D64D13"/>
    <w:rsid w:val="00D64D50"/>
    <w:rsid w:val="00D64F8D"/>
    <w:rsid w:val="00D64FBD"/>
    <w:rsid w:val="00D650BD"/>
    <w:rsid w:val="00D65283"/>
    <w:rsid w:val="00D6563E"/>
    <w:rsid w:val="00D658B7"/>
    <w:rsid w:val="00D6596F"/>
    <w:rsid w:val="00D65AD9"/>
    <w:rsid w:val="00D65DA9"/>
    <w:rsid w:val="00D65E73"/>
    <w:rsid w:val="00D65F6C"/>
    <w:rsid w:val="00D66066"/>
    <w:rsid w:val="00D66653"/>
    <w:rsid w:val="00D6665A"/>
    <w:rsid w:val="00D66722"/>
    <w:rsid w:val="00D6681A"/>
    <w:rsid w:val="00D6692D"/>
    <w:rsid w:val="00D66B91"/>
    <w:rsid w:val="00D671EC"/>
    <w:rsid w:val="00D672BA"/>
    <w:rsid w:val="00D673F1"/>
    <w:rsid w:val="00D6745C"/>
    <w:rsid w:val="00D67B7D"/>
    <w:rsid w:val="00D67BA2"/>
    <w:rsid w:val="00D67C45"/>
    <w:rsid w:val="00D67CA4"/>
    <w:rsid w:val="00D67D03"/>
    <w:rsid w:val="00D67DAD"/>
    <w:rsid w:val="00D67DE7"/>
    <w:rsid w:val="00D67E80"/>
    <w:rsid w:val="00D700D2"/>
    <w:rsid w:val="00D701C3"/>
    <w:rsid w:val="00D70354"/>
    <w:rsid w:val="00D70666"/>
    <w:rsid w:val="00D7092F"/>
    <w:rsid w:val="00D70A84"/>
    <w:rsid w:val="00D70B9D"/>
    <w:rsid w:val="00D70C67"/>
    <w:rsid w:val="00D70ECF"/>
    <w:rsid w:val="00D7118A"/>
    <w:rsid w:val="00D71577"/>
    <w:rsid w:val="00D716AC"/>
    <w:rsid w:val="00D71BE4"/>
    <w:rsid w:val="00D71C52"/>
    <w:rsid w:val="00D72120"/>
    <w:rsid w:val="00D72250"/>
    <w:rsid w:val="00D722DF"/>
    <w:rsid w:val="00D7238F"/>
    <w:rsid w:val="00D72460"/>
    <w:rsid w:val="00D7268A"/>
    <w:rsid w:val="00D7295F"/>
    <w:rsid w:val="00D729C2"/>
    <w:rsid w:val="00D72AB2"/>
    <w:rsid w:val="00D72ABB"/>
    <w:rsid w:val="00D72AE0"/>
    <w:rsid w:val="00D72C05"/>
    <w:rsid w:val="00D72EBD"/>
    <w:rsid w:val="00D73430"/>
    <w:rsid w:val="00D735CF"/>
    <w:rsid w:val="00D735DF"/>
    <w:rsid w:val="00D736F0"/>
    <w:rsid w:val="00D738FF"/>
    <w:rsid w:val="00D739A1"/>
    <w:rsid w:val="00D73CE4"/>
    <w:rsid w:val="00D73E2A"/>
    <w:rsid w:val="00D73F41"/>
    <w:rsid w:val="00D73FC6"/>
    <w:rsid w:val="00D740BD"/>
    <w:rsid w:val="00D741FE"/>
    <w:rsid w:val="00D74222"/>
    <w:rsid w:val="00D7425A"/>
    <w:rsid w:val="00D74296"/>
    <w:rsid w:val="00D74685"/>
    <w:rsid w:val="00D7470A"/>
    <w:rsid w:val="00D74AD7"/>
    <w:rsid w:val="00D74F7B"/>
    <w:rsid w:val="00D75316"/>
    <w:rsid w:val="00D75451"/>
    <w:rsid w:val="00D75884"/>
    <w:rsid w:val="00D758D0"/>
    <w:rsid w:val="00D75B24"/>
    <w:rsid w:val="00D75B4A"/>
    <w:rsid w:val="00D75CC9"/>
    <w:rsid w:val="00D75DDE"/>
    <w:rsid w:val="00D75E19"/>
    <w:rsid w:val="00D75F9D"/>
    <w:rsid w:val="00D76099"/>
    <w:rsid w:val="00D7609A"/>
    <w:rsid w:val="00D76793"/>
    <w:rsid w:val="00D767D6"/>
    <w:rsid w:val="00D76862"/>
    <w:rsid w:val="00D76B27"/>
    <w:rsid w:val="00D76E88"/>
    <w:rsid w:val="00D76F30"/>
    <w:rsid w:val="00D76FF3"/>
    <w:rsid w:val="00D770B7"/>
    <w:rsid w:val="00D77198"/>
    <w:rsid w:val="00D771DF"/>
    <w:rsid w:val="00D77253"/>
    <w:rsid w:val="00D77269"/>
    <w:rsid w:val="00D77371"/>
    <w:rsid w:val="00D773C3"/>
    <w:rsid w:val="00D77572"/>
    <w:rsid w:val="00D77656"/>
    <w:rsid w:val="00D77A63"/>
    <w:rsid w:val="00D77D2E"/>
    <w:rsid w:val="00D77E53"/>
    <w:rsid w:val="00D77F41"/>
    <w:rsid w:val="00D800F4"/>
    <w:rsid w:val="00D80317"/>
    <w:rsid w:val="00D805A3"/>
    <w:rsid w:val="00D8072A"/>
    <w:rsid w:val="00D809C0"/>
    <w:rsid w:val="00D80C21"/>
    <w:rsid w:val="00D80C33"/>
    <w:rsid w:val="00D80CBF"/>
    <w:rsid w:val="00D80D66"/>
    <w:rsid w:val="00D80EDE"/>
    <w:rsid w:val="00D812EC"/>
    <w:rsid w:val="00D81589"/>
    <w:rsid w:val="00D815DD"/>
    <w:rsid w:val="00D81792"/>
    <w:rsid w:val="00D81857"/>
    <w:rsid w:val="00D81972"/>
    <w:rsid w:val="00D819DA"/>
    <w:rsid w:val="00D81E81"/>
    <w:rsid w:val="00D81EE6"/>
    <w:rsid w:val="00D8201A"/>
    <w:rsid w:val="00D8258E"/>
    <w:rsid w:val="00D82A82"/>
    <w:rsid w:val="00D82AC5"/>
    <w:rsid w:val="00D82BBE"/>
    <w:rsid w:val="00D82DBD"/>
    <w:rsid w:val="00D82E16"/>
    <w:rsid w:val="00D82ECF"/>
    <w:rsid w:val="00D82EE3"/>
    <w:rsid w:val="00D82F5F"/>
    <w:rsid w:val="00D8320A"/>
    <w:rsid w:val="00D83329"/>
    <w:rsid w:val="00D8340E"/>
    <w:rsid w:val="00D83428"/>
    <w:rsid w:val="00D8366D"/>
    <w:rsid w:val="00D83842"/>
    <w:rsid w:val="00D83927"/>
    <w:rsid w:val="00D839B4"/>
    <w:rsid w:val="00D83A5B"/>
    <w:rsid w:val="00D83E4D"/>
    <w:rsid w:val="00D8409D"/>
    <w:rsid w:val="00D842AE"/>
    <w:rsid w:val="00D84373"/>
    <w:rsid w:val="00D84411"/>
    <w:rsid w:val="00D84447"/>
    <w:rsid w:val="00D84507"/>
    <w:rsid w:val="00D8474D"/>
    <w:rsid w:val="00D84A2C"/>
    <w:rsid w:val="00D84ABA"/>
    <w:rsid w:val="00D84B82"/>
    <w:rsid w:val="00D84C8F"/>
    <w:rsid w:val="00D84DD2"/>
    <w:rsid w:val="00D84E33"/>
    <w:rsid w:val="00D84E92"/>
    <w:rsid w:val="00D8513F"/>
    <w:rsid w:val="00D85264"/>
    <w:rsid w:val="00D853AD"/>
    <w:rsid w:val="00D855AB"/>
    <w:rsid w:val="00D857C3"/>
    <w:rsid w:val="00D857DF"/>
    <w:rsid w:val="00D85A7B"/>
    <w:rsid w:val="00D85AAD"/>
    <w:rsid w:val="00D85D01"/>
    <w:rsid w:val="00D85DFE"/>
    <w:rsid w:val="00D86025"/>
    <w:rsid w:val="00D86214"/>
    <w:rsid w:val="00D86247"/>
    <w:rsid w:val="00D8629C"/>
    <w:rsid w:val="00D8630D"/>
    <w:rsid w:val="00D8632E"/>
    <w:rsid w:val="00D86421"/>
    <w:rsid w:val="00D864CC"/>
    <w:rsid w:val="00D8674A"/>
    <w:rsid w:val="00D86786"/>
    <w:rsid w:val="00D86852"/>
    <w:rsid w:val="00D86A4C"/>
    <w:rsid w:val="00D86B58"/>
    <w:rsid w:val="00D86B65"/>
    <w:rsid w:val="00D86E16"/>
    <w:rsid w:val="00D86FF8"/>
    <w:rsid w:val="00D8703D"/>
    <w:rsid w:val="00D870E2"/>
    <w:rsid w:val="00D8746D"/>
    <w:rsid w:val="00D8747F"/>
    <w:rsid w:val="00D874F9"/>
    <w:rsid w:val="00D87619"/>
    <w:rsid w:val="00D87627"/>
    <w:rsid w:val="00D87A1A"/>
    <w:rsid w:val="00D87B7F"/>
    <w:rsid w:val="00D87BD6"/>
    <w:rsid w:val="00D87BF9"/>
    <w:rsid w:val="00D87E66"/>
    <w:rsid w:val="00D87FB6"/>
    <w:rsid w:val="00D900B9"/>
    <w:rsid w:val="00D901D9"/>
    <w:rsid w:val="00D902ED"/>
    <w:rsid w:val="00D903F3"/>
    <w:rsid w:val="00D90445"/>
    <w:rsid w:val="00D905A3"/>
    <w:rsid w:val="00D905BB"/>
    <w:rsid w:val="00D90660"/>
    <w:rsid w:val="00D9067E"/>
    <w:rsid w:val="00D907A4"/>
    <w:rsid w:val="00D90913"/>
    <w:rsid w:val="00D90991"/>
    <w:rsid w:val="00D90BDC"/>
    <w:rsid w:val="00D90D5A"/>
    <w:rsid w:val="00D90E01"/>
    <w:rsid w:val="00D91025"/>
    <w:rsid w:val="00D9128E"/>
    <w:rsid w:val="00D9129E"/>
    <w:rsid w:val="00D913E6"/>
    <w:rsid w:val="00D91620"/>
    <w:rsid w:val="00D91653"/>
    <w:rsid w:val="00D91802"/>
    <w:rsid w:val="00D91929"/>
    <w:rsid w:val="00D91A12"/>
    <w:rsid w:val="00D91B2B"/>
    <w:rsid w:val="00D91BD4"/>
    <w:rsid w:val="00D91BFB"/>
    <w:rsid w:val="00D91C13"/>
    <w:rsid w:val="00D91C6B"/>
    <w:rsid w:val="00D91C71"/>
    <w:rsid w:val="00D92164"/>
    <w:rsid w:val="00D9247A"/>
    <w:rsid w:val="00D925E4"/>
    <w:rsid w:val="00D925E6"/>
    <w:rsid w:val="00D9264B"/>
    <w:rsid w:val="00D926A7"/>
    <w:rsid w:val="00D927C4"/>
    <w:rsid w:val="00D9283C"/>
    <w:rsid w:val="00D92995"/>
    <w:rsid w:val="00D929E2"/>
    <w:rsid w:val="00D92A87"/>
    <w:rsid w:val="00D92ADB"/>
    <w:rsid w:val="00D92B64"/>
    <w:rsid w:val="00D92CBE"/>
    <w:rsid w:val="00D92D41"/>
    <w:rsid w:val="00D92DCF"/>
    <w:rsid w:val="00D92E92"/>
    <w:rsid w:val="00D92ED3"/>
    <w:rsid w:val="00D92EFA"/>
    <w:rsid w:val="00D92F29"/>
    <w:rsid w:val="00D92FD8"/>
    <w:rsid w:val="00D93261"/>
    <w:rsid w:val="00D93295"/>
    <w:rsid w:val="00D932C3"/>
    <w:rsid w:val="00D93309"/>
    <w:rsid w:val="00D933F6"/>
    <w:rsid w:val="00D9376A"/>
    <w:rsid w:val="00D93781"/>
    <w:rsid w:val="00D938F6"/>
    <w:rsid w:val="00D93AD1"/>
    <w:rsid w:val="00D93D19"/>
    <w:rsid w:val="00D93DE1"/>
    <w:rsid w:val="00D9414F"/>
    <w:rsid w:val="00D9422C"/>
    <w:rsid w:val="00D943E1"/>
    <w:rsid w:val="00D94476"/>
    <w:rsid w:val="00D94491"/>
    <w:rsid w:val="00D9467B"/>
    <w:rsid w:val="00D94827"/>
    <w:rsid w:val="00D9486C"/>
    <w:rsid w:val="00D94BF8"/>
    <w:rsid w:val="00D94C16"/>
    <w:rsid w:val="00D94C50"/>
    <w:rsid w:val="00D950AF"/>
    <w:rsid w:val="00D950DC"/>
    <w:rsid w:val="00D95129"/>
    <w:rsid w:val="00D952FA"/>
    <w:rsid w:val="00D953C5"/>
    <w:rsid w:val="00D9559B"/>
    <w:rsid w:val="00D9581C"/>
    <w:rsid w:val="00D95875"/>
    <w:rsid w:val="00D9596F"/>
    <w:rsid w:val="00D95975"/>
    <w:rsid w:val="00D95C83"/>
    <w:rsid w:val="00D96057"/>
    <w:rsid w:val="00D96169"/>
    <w:rsid w:val="00D964CE"/>
    <w:rsid w:val="00D9666E"/>
    <w:rsid w:val="00D96672"/>
    <w:rsid w:val="00D967C5"/>
    <w:rsid w:val="00D96896"/>
    <w:rsid w:val="00D96D6E"/>
    <w:rsid w:val="00D96F16"/>
    <w:rsid w:val="00D96F6D"/>
    <w:rsid w:val="00D96FE9"/>
    <w:rsid w:val="00D97237"/>
    <w:rsid w:val="00D9747C"/>
    <w:rsid w:val="00D9759F"/>
    <w:rsid w:val="00D975CF"/>
    <w:rsid w:val="00D9773D"/>
    <w:rsid w:val="00D97829"/>
    <w:rsid w:val="00D9785E"/>
    <w:rsid w:val="00D97A19"/>
    <w:rsid w:val="00D97B85"/>
    <w:rsid w:val="00D97BE3"/>
    <w:rsid w:val="00D97E72"/>
    <w:rsid w:val="00D97E8C"/>
    <w:rsid w:val="00D97EE8"/>
    <w:rsid w:val="00DA0387"/>
    <w:rsid w:val="00DA0440"/>
    <w:rsid w:val="00DA0698"/>
    <w:rsid w:val="00DA0770"/>
    <w:rsid w:val="00DA0798"/>
    <w:rsid w:val="00DA0A55"/>
    <w:rsid w:val="00DA0AFF"/>
    <w:rsid w:val="00DA0EE9"/>
    <w:rsid w:val="00DA0F26"/>
    <w:rsid w:val="00DA1120"/>
    <w:rsid w:val="00DA174E"/>
    <w:rsid w:val="00DA1971"/>
    <w:rsid w:val="00DA1A7E"/>
    <w:rsid w:val="00DA1C4A"/>
    <w:rsid w:val="00DA1CAF"/>
    <w:rsid w:val="00DA1DC9"/>
    <w:rsid w:val="00DA1E2F"/>
    <w:rsid w:val="00DA1F6E"/>
    <w:rsid w:val="00DA215E"/>
    <w:rsid w:val="00DA2164"/>
    <w:rsid w:val="00DA21AF"/>
    <w:rsid w:val="00DA2220"/>
    <w:rsid w:val="00DA243D"/>
    <w:rsid w:val="00DA2633"/>
    <w:rsid w:val="00DA286A"/>
    <w:rsid w:val="00DA2911"/>
    <w:rsid w:val="00DA2967"/>
    <w:rsid w:val="00DA29EF"/>
    <w:rsid w:val="00DA2D07"/>
    <w:rsid w:val="00DA2DAD"/>
    <w:rsid w:val="00DA31F2"/>
    <w:rsid w:val="00DA3508"/>
    <w:rsid w:val="00DA376E"/>
    <w:rsid w:val="00DA377D"/>
    <w:rsid w:val="00DA3979"/>
    <w:rsid w:val="00DA3E50"/>
    <w:rsid w:val="00DA43A2"/>
    <w:rsid w:val="00DA44FC"/>
    <w:rsid w:val="00DA4688"/>
    <w:rsid w:val="00DA4774"/>
    <w:rsid w:val="00DA4B20"/>
    <w:rsid w:val="00DA4B4E"/>
    <w:rsid w:val="00DA4DB4"/>
    <w:rsid w:val="00DA4E74"/>
    <w:rsid w:val="00DA4F29"/>
    <w:rsid w:val="00DA5087"/>
    <w:rsid w:val="00DA5604"/>
    <w:rsid w:val="00DA5A29"/>
    <w:rsid w:val="00DA5B8D"/>
    <w:rsid w:val="00DA5E85"/>
    <w:rsid w:val="00DA5FED"/>
    <w:rsid w:val="00DA61FF"/>
    <w:rsid w:val="00DA626F"/>
    <w:rsid w:val="00DA6450"/>
    <w:rsid w:val="00DA6496"/>
    <w:rsid w:val="00DA65A8"/>
    <w:rsid w:val="00DA6893"/>
    <w:rsid w:val="00DA693C"/>
    <w:rsid w:val="00DA6963"/>
    <w:rsid w:val="00DA6DB2"/>
    <w:rsid w:val="00DA6DDD"/>
    <w:rsid w:val="00DA6FF7"/>
    <w:rsid w:val="00DA7044"/>
    <w:rsid w:val="00DA70B2"/>
    <w:rsid w:val="00DA70EE"/>
    <w:rsid w:val="00DA718C"/>
    <w:rsid w:val="00DA71A7"/>
    <w:rsid w:val="00DA75C6"/>
    <w:rsid w:val="00DA75D8"/>
    <w:rsid w:val="00DA761A"/>
    <w:rsid w:val="00DA7697"/>
    <w:rsid w:val="00DA76ED"/>
    <w:rsid w:val="00DA788B"/>
    <w:rsid w:val="00DA7892"/>
    <w:rsid w:val="00DA79A3"/>
    <w:rsid w:val="00DA7A36"/>
    <w:rsid w:val="00DA7AD8"/>
    <w:rsid w:val="00DA7BCA"/>
    <w:rsid w:val="00DA7C6B"/>
    <w:rsid w:val="00DB02D0"/>
    <w:rsid w:val="00DB02DF"/>
    <w:rsid w:val="00DB0A38"/>
    <w:rsid w:val="00DB0AF3"/>
    <w:rsid w:val="00DB0B17"/>
    <w:rsid w:val="00DB0C21"/>
    <w:rsid w:val="00DB0D5B"/>
    <w:rsid w:val="00DB0E4A"/>
    <w:rsid w:val="00DB0E91"/>
    <w:rsid w:val="00DB0EF6"/>
    <w:rsid w:val="00DB0F25"/>
    <w:rsid w:val="00DB0FC6"/>
    <w:rsid w:val="00DB0FF9"/>
    <w:rsid w:val="00DB10A6"/>
    <w:rsid w:val="00DB129E"/>
    <w:rsid w:val="00DB12E0"/>
    <w:rsid w:val="00DB1351"/>
    <w:rsid w:val="00DB1674"/>
    <w:rsid w:val="00DB16B8"/>
    <w:rsid w:val="00DB16BC"/>
    <w:rsid w:val="00DB18DE"/>
    <w:rsid w:val="00DB1975"/>
    <w:rsid w:val="00DB1ABD"/>
    <w:rsid w:val="00DB1BB1"/>
    <w:rsid w:val="00DB1BC3"/>
    <w:rsid w:val="00DB1F42"/>
    <w:rsid w:val="00DB2265"/>
    <w:rsid w:val="00DB22D7"/>
    <w:rsid w:val="00DB245D"/>
    <w:rsid w:val="00DB29C2"/>
    <w:rsid w:val="00DB29C3"/>
    <w:rsid w:val="00DB2BCD"/>
    <w:rsid w:val="00DB2D7C"/>
    <w:rsid w:val="00DB2E79"/>
    <w:rsid w:val="00DB325A"/>
    <w:rsid w:val="00DB3418"/>
    <w:rsid w:val="00DB3600"/>
    <w:rsid w:val="00DB3752"/>
    <w:rsid w:val="00DB3999"/>
    <w:rsid w:val="00DB3AC4"/>
    <w:rsid w:val="00DB3B76"/>
    <w:rsid w:val="00DB3BC5"/>
    <w:rsid w:val="00DB3C14"/>
    <w:rsid w:val="00DB3C9D"/>
    <w:rsid w:val="00DB3CE2"/>
    <w:rsid w:val="00DB3ECD"/>
    <w:rsid w:val="00DB402D"/>
    <w:rsid w:val="00DB42C3"/>
    <w:rsid w:val="00DB4331"/>
    <w:rsid w:val="00DB4439"/>
    <w:rsid w:val="00DB4584"/>
    <w:rsid w:val="00DB4A45"/>
    <w:rsid w:val="00DB4A51"/>
    <w:rsid w:val="00DB4B59"/>
    <w:rsid w:val="00DB4CBB"/>
    <w:rsid w:val="00DB4D07"/>
    <w:rsid w:val="00DB5110"/>
    <w:rsid w:val="00DB583C"/>
    <w:rsid w:val="00DB5863"/>
    <w:rsid w:val="00DB58D5"/>
    <w:rsid w:val="00DB5D28"/>
    <w:rsid w:val="00DB5EA3"/>
    <w:rsid w:val="00DB5EEA"/>
    <w:rsid w:val="00DB5FFA"/>
    <w:rsid w:val="00DB6007"/>
    <w:rsid w:val="00DB6247"/>
    <w:rsid w:val="00DB6491"/>
    <w:rsid w:val="00DB64E6"/>
    <w:rsid w:val="00DB69D1"/>
    <w:rsid w:val="00DB69FD"/>
    <w:rsid w:val="00DB6DA3"/>
    <w:rsid w:val="00DB6FD8"/>
    <w:rsid w:val="00DB70E5"/>
    <w:rsid w:val="00DB71F2"/>
    <w:rsid w:val="00DB781C"/>
    <w:rsid w:val="00DB79DE"/>
    <w:rsid w:val="00DB79F2"/>
    <w:rsid w:val="00DB7A33"/>
    <w:rsid w:val="00DB7B4D"/>
    <w:rsid w:val="00DB7C10"/>
    <w:rsid w:val="00DB7DA2"/>
    <w:rsid w:val="00DB7E77"/>
    <w:rsid w:val="00DB7EED"/>
    <w:rsid w:val="00DB7F73"/>
    <w:rsid w:val="00DB7FE3"/>
    <w:rsid w:val="00DC03CB"/>
    <w:rsid w:val="00DC0421"/>
    <w:rsid w:val="00DC084D"/>
    <w:rsid w:val="00DC0BD7"/>
    <w:rsid w:val="00DC1052"/>
    <w:rsid w:val="00DC1068"/>
    <w:rsid w:val="00DC1509"/>
    <w:rsid w:val="00DC1793"/>
    <w:rsid w:val="00DC17B5"/>
    <w:rsid w:val="00DC18C6"/>
    <w:rsid w:val="00DC1A90"/>
    <w:rsid w:val="00DC1E31"/>
    <w:rsid w:val="00DC219A"/>
    <w:rsid w:val="00DC2279"/>
    <w:rsid w:val="00DC22BE"/>
    <w:rsid w:val="00DC2326"/>
    <w:rsid w:val="00DC2379"/>
    <w:rsid w:val="00DC24EB"/>
    <w:rsid w:val="00DC2660"/>
    <w:rsid w:val="00DC27CF"/>
    <w:rsid w:val="00DC287F"/>
    <w:rsid w:val="00DC2960"/>
    <w:rsid w:val="00DC29AE"/>
    <w:rsid w:val="00DC2B1B"/>
    <w:rsid w:val="00DC2C4D"/>
    <w:rsid w:val="00DC2C6E"/>
    <w:rsid w:val="00DC2C8B"/>
    <w:rsid w:val="00DC2EFA"/>
    <w:rsid w:val="00DC3071"/>
    <w:rsid w:val="00DC31DE"/>
    <w:rsid w:val="00DC3339"/>
    <w:rsid w:val="00DC37BD"/>
    <w:rsid w:val="00DC3890"/>
    <w:rsid w:val="00DC3A33"/>
    <w:rsid w:val="00DC3C01"/>
    <w:rsid w:val="00DC3F5F"/>
    <w:rsid w:val="00DC3FB0"/>
    <w:rsid w:val="00DC43D8"/>
    <w:rsid w:val="00DC4422"/>
    <w:rsid w:val="00DC451C"/>
    <w:rsid w:val="00DC457C"/>
    <w:rsid w:val="00DC4593"/>
    <w:rsid w:val="00DC4666"/>
    <w:rsid w:val="00DC4706"/>
    <w:rsid w:val="00DC4844"/>
    <w:rsid w:val="00DC48EF"/>
    <w:rsid w:val="00DC49EB"/>
    <w:rsid w:val="00DC4BB6"/>
    <w:rsid w:val="00DC4BDB"/>
    <w:rsid w:val="00DC4D8F"/>
    <w:rsid w:val="00DC4DE4"/>
    <w:rsid w:val="00DC4EE2"/>
    <w:rsid w:val="00DC526F"/>
    <w:rsid w:val="00DC56EB"/>
    <w:rsid w:val="00DC5BC6"/>
    <w:rsid w:val="00DC5D11"/>
    <w:rsid w:val="00DC5EEA"/>
    <w:rsid w:val="00DC5F24"/>
    <w:rsid w:val="00DC5FD5"/>
    <w:rsid w:val="00DC5FFD"/>
    <w:rsid w:val="00DC62A0"/>
    <w:rsid w:val="00DC62FE"/>
    <w:rsid w:val="00DC6472"/>
    <w:rsid w:val="00DC64BE"/>
    <w:rsid w:val="00DC6578"/>
    <w:rsid w:val="00DC6668"/>
    <w:rsid w:val="00DC678F"/>
    <w:rsid w:val="00DC67C3"/>
    <w:rsid w:val="00DC67CF"/>
    <w:rsid w:val="00DC6A0F"/>
    <w:rsid w:val="00DC6A11"/>
    <w:rsid w:val="00DC6BB8"/>
    <w:rsid w:val="00DC7158"/>
    <w:rsid w:val="00DC73FF"/>
    <w:rsid w:val="00DC7457"/>
    <w:rsid w:val="00DC7485"/>
    <w:rsid w:val="00DC749E"/>
    <w:rsid w:val="00DC74C8"/>
    <w:rsid w:val="00DC7604"/>
    <w:rsid w:val="00DC7845"/>
    <w:rsid w:val="00DC7AA9"/>
    <w:rsid w:val="00DC7C09"/>
    <w:rsid w:val="00DC7C8E"/>
    <w:rsid w:val="00DD034D"/>
    <w:rsid w:val="00DD0462"/>
    <w:rsid w:val="00DD057A"/>
    <w:rsid w:val="00DD067C"/>
    <w:rsid w:val="00DD06B4"/>
    <w:rsid w:val="00DD07BD"/>
    <w:rsid w:val="00DD0A26"/>
    <w:rsid w:val="00DD0A43"/>
    <w:rsid w:val="00DD0CE9"/>
    <w:rsid w:val="00DD0D78"/>
    <w:rsid w:val="00DD0ECE"/>
    <w:rsid w:val="00DD12CE"/>
    <w:rsid w:val="00DD12EA"/>
    <w:rsid w:val="00DD1362"/>
    <w:rsid w:val="00DD13B4"/>
    <w:rsid w:val="00DD161F"/>
    <w:rsid w:val="00DD167A"/>
    <w:rsid w:val="00DD1762"/>
    <w:rsid w:val="00DD1935"/>
    <w:rsid w:val="00DD1B38"/>
    <w:rsid w:val="00DD1CAF"/>
    <w:rsid w:val="00DD1CFE"/>
    <w:rsid w:val="00DD1D0C"/>
    <w:rsid w:val="00DD1DFE"/>
    <w:rsid w:val="00DD1FE7"/>
    <w:rsid w:val="00DD20A4"/>
    <w:rsid w:val="00DD23BC"/>
    <w:rsid w:val="00DD249E"/>
    <w:rsid w:val="00DD24DD"/>
    <w:rsid w:val="00DD2718"/>
    <w:rsid w:val="00DD2779"/>
    <w:rsid w:val="00DD298D"/>
    <w:rsid w:val="00DD29DF"/>
    <w:rsid w:val="00DD2A4D"/>
    <w:rsid w:val="00DD2BD7"/>
    <w:rsid w:val="00DD2D5B"/>
    <w:rsid w:val="00DD2E86"/>
    <w:rsid w:val="00DD2E99"/>
    <w:rsid w:val="00DD2F76"/>
    <w:rsid w:val="00DD3051"/>
    <w:rsid w:val="00DD31A9"/>
    <w:rsid w:val="00DD3382"/>
    <w:rsid w:val="00DD376E"/>
    <w:rsid w:val="00DD37A1"/>
    <w:rsid w:val="00DD37D6"/>
    <w:rsid w:val="00DD38CC"/>
    <w:rsid w:val="00DD3B09"/>
    <w:rsid w:val="00DD3C27"/>
    <w:rsid w:val="00DD3D5C"/>
    <w:rsid w:val="00DD3E38"/>
    <w:rsid w:val="00DD3EA8"/>
    <w:rsid w:val="00DD3FB8"/>
    <w:rsid w:val="00DD3FD8"/>
    <w:rsid w:val="00DD40A3"/>
    <w:rsid w:val="00DD41F2"/>
    <w:rsid w:val="00DD42C2"/>
    <w:rsid w:val="00DD434D"/>
    <w:rsid w:val="00DD4491"/>
    <w:rsid w:val="00DD4760"/>
    <w:rsid w:val="00DD47B6"/>
    <w:rsid w:val="00DD49BB"/>
    <w:rsid w:val="00DD4B06"/>
    <w:rsid w:val="00DD4B83"/>
    <w:rsid w:val="00DD4C35"/>
    <w:rsid w:val="00DD4C49"/>
    <w:rsid w:val="00DD539A"/>
    <w:rsid w:val="00DD572F"/>
    <w:rsid w:val="00DD5738"/>
    <w:rsid w:val="00DD57D3"/>
    <w:rsid w:val="00DD5A6D"/>
    <w:rsid w:val="00DD5D06"/>
    <w:rsid w:val="00DD5D3F"/>
    <w:rsid w:val="00DD5D4E"/>
    <w:rsid w:val="00DD6038"/>
    <w:rsid w:val="00DD611A"/>
    <w:rsid w:val="00DD6146"/>
    <w:rsid w:val="00DD61F0"/>
    <w:rsid w:val="00DD62A4"/>
    <w:rsid w:val="00DD636B"/>
    <w:rsid w:val="00DD638C"/>
    <w:rsid w:val="00DD678C"/>
    <w:rsid w:val="00DD67E7"/>
    <w:rsid w:val="00DD68CF"/>
    <w:rsid w:val="00DD6C89"/>
    <w:rsid w:val="00DD7160"/>
    <w:rsid w:val="00DD74C4"/>
    <w:rsid w:val="00DD76BC"/>
    <w:rsid w:val="00DD778A"/>
    <w:rsid w:val="00DD7979"/>
    <w:rsid w:val="00DD7993"/>
    <w:rsid w:val="00DD7E96"/>
    <w:rsid w:val="00DD7F35"/>
    <w:rsid w:val="00DE0042"/>
    <w:rsid w:val="00DE0164"/>
    <w:rsid w:val="00DE081F"/>
    <w:rsid w:val="00DE0A0F"/>
    <w:rsid w:val="00DE0A83"/>
    <w:rsid w:val="00DE0B43"/>
    <w:rsid w:val="00DE0E0E"/>
    <w:rsid w:val="00DE0E85"/>
    <w:rsid w:val="00DE0EA0"/>
    <w:rsid w:val="00DE0FB2"/>
    <w:rsid w:val="00DE11D7"/>
    <w:rsid w:val="00DE1205"/>
    <w:rsid w:val="00DE170A"/>
    <w:rsid w:val="00DE20BF"/>
    <w:rsid w:val="00DE2179"/>
    <w:rsid w:val="00DE22BF"/>
    <w:rsid w:val="00DE24B4"/>
    <w:rsid w:val="00DE2751"/>
    <w:rsid w:val="00DE287D"/>
    <w:rsid w:val="00DE2904"/>
    <w:rsid w:val="00DE29A9"/>
    <w:rsid w:val="00DE2A5C"/>
    <w:rsid w:val="00DE2CB6"/>
    <w:rsid w:val="00DE2ECD"/>
    <w:rsid w:val="00DE2F22"/>
    <w:rsid w:val="00DE2F67"/>
    <w:rsid w:val="00DE3094"/>
    <w:rsid w:val="00DE311F"/>
    <w:rsid w:val="00DE31EB"/>
    <w:rsid w:val="00DE3269"/>
    <w:rsid w:val="00DE34A5"/>
    <w:rsid w:val="00DE34CC"/>
    <w:rsid w:val="00DE354E"/>
    <w:rsid w:val="00DE35C7"/>
    <w:rsid w:val="00DE3658"/>
    <w:rsid w:val="00DE3713"/>
    <w:rsid w:val="00DE394C"/>
    <w:rsid w:val="00DE3A3F"/>
    <w:rsid w:val="00DE3BFF"/>
    <w:rsid w:val="00DE3C77"/>
    <w:rsid w:val="00DE409A"/>
    <w:rsid w:val="00DE413D"/>
    <w:rsid w:val="00DE4292"/>
    <w:rsid w:val="00DE42FB"/>
    <w:rsid w:val="00DE4446"/>
    <w:rsid w:val="00DE45A6"/>
    <w:rsid w:val="00DE48FD"/>
    <w:rsid w:val="00DE490C"/>
    <w:rsid w:val="00DE4C2A"/>
    <w:rsid w:val="00DE4C71"/>
    <w:rsid w:val="00DE4D97"/>
    <w:rsid w:val="00DE4E22"/>
    <w:rsid w:val="00DE558F"/>
    <w:rsid w:val="00DE5696"/>
    <w:rsid w:val="00DE5816"/>
    <w:rsid w:val="00DE588F"/>
    <w:rsid w:val="00DE593C"/>
    <w:rsid w:val="00DE59A9"/>
    <w:rsid w:val="00DE59BF"/>
    <w:rsid w:val="00DE5C34"/>
    <w:rsid w:val="00DE5CC7"/>
    <w:rsid w:val="00DE5D0C"/>
    <w:rsid w:val="00DE5D40"/>
    <w:rsid w:val="00DE5E93"/>
    <w:rsid w:val="00DE606D"/>
    <w:rsid w:val="00DE6114"/>
    <w:rsid w:val="00DE61A1"/>
    <w:rsid w:val="00DE6422"/>
    <w:rsid w:val="00DE686F"/>
    <w:rsid w:val="00DE6887"/>
    <w:rsid w:val="00DE6B33"/>
    <w:rsid w:val="00DE6B92"/>
    <w:rsid w:val="00DE6C6D"/>
    <w:rsid w:val="00DE706F"/>
    <w:rsid w:val="00DE74CF"/>
    <w:rsid w:val="00DE75A9"/>
    <w:rsid w:val="00DE7879"/>
    <w:rsid w:val="00DE7888"/>
    <w:rsid w:val="00DE7983"/>
    <w:rsid w:val="00DE7B37"/>
    <w:rsid w:val="00DE7C74"/>
    <w:rsid w:val="00DE7CCA"/>
    <w:rsid w:val="00DE7F7E"/>
    <w:rsid w:val="00DF049C"/>
    <w:rsid w:val="00DF053C"/>
    <w:rsid w:val="00DF0574"/>
    <w:rsid w:val="00DF0808"/>
    <w:rsid w:val="00DF08BC"/>
    <w:rsid w:val="00DF0A8D"/>
    <w:rsid w:val="00DF0C4C"/>
    <w:rsid w:val="00DF0D0A"/>
    <w:rsid w:val="00DF0FDF"/>
    <w:rsid w:val="00DF10E5"/>
    <w:rsid w:val="00DF114C"/>
    <w:rsid w:val="00DF124E"/>
    <w:rsid w:val="00DF1395"/>
    <w:rsid w:val="00DF1412"/>
    <w:rsid w:val="00DF1BD5"/>
    <w:rsid w:val="00DF1BE9"/>
    <w:rsid w:val="00DF1C37"/>
    <w:rsid w:val="00DF1CE8"/>
    <w:rsid w:val="00DF1F85"/>
    <w:rsid w:val="00DF211A"/>
    <w:rsid w:val="00DF2221"/>
    <w:rsid w:val="00DF252F"/>
    <w:rsid w:val="00DF2943"/>
    <w:rsid w:val="00DF29D0"/>
    <w:rsid w:val="00DF29F2"/>
    <w:rsid w:val="00DF2AD3"/>
    <w:rsid w:val="00DF2CE4"/>
    <w:rsid w:val="00DF2DA1"/>
    <w:rsid w:val="00DF30DA"/>
    <w:rsid w:val="00DF31F4"/>
    <w:rsid w:val="00DF322B"/>
    <w:rsid w:val="00DF327C"/>
    <w:rsid w:val="00DF3356"/>
    <w:rsid w:val="00DF353E"/>
    <w:rsid w:val="00DF3708"/>
    <w:rsid w:val="00DF3AD2"/>
    <w:rsid w:val="00DF3CD7"/>
    <w:rsid w:val="00DF3D57"/>
    <w:rsid w:val="00DF3E84"/>
    <w:rsid w:val="00DF3ECE"/>
    <w:rsid w:val="00DF41F0"/>
    <w:rsid w:val="00DF41F8"/>
    <w:rsid w:val="00DF43D0"/>
    <w:rsid w:val="00DF4561"/>
    <w:rsid w:val="00DF4609"/>
    <w:rsid w:val="00DF4662"/>
    <w:rsid w:val="00DF4920"/>
    <w:rsid w:val="00DF49AE"/>
    <w:rsid w:val="00DF4A4A"/>
    <w:rsid w:val="00DF4A91"/>
    <w:rsid w:val="00DF4B45"/>
    <w:rsid w:val="00DF4CBD"/>
    <w:rsid w:val="00DF4D60"/>
    <w:rsid w:val="00DF4DAE"/>
    <w:rsid w:val="00DF4E7F"/>
    <w:rsid w:val="00DF4EA9"/>
    <w:rsid w:val="00DF4F16"/>
    <w:rsid w:val="00DF51F6"/>
    <w:rsid w:val="00DF5379"/>
    <w:rsid w:val="00DF5C39"/>
    <w:rsid w:val="00DF6273"/>
    <w:rsid w:val="00DF634B"/>
    <w:rsid w:val="00DF65CB"/>
    <w:rsid w:val="00DF660C"/>
    <w:rsid w:val="00DF6648"/>
    <w:rsid w:val="00DF669F"/>
    <w:rsid w:val="00DF66A7"/>
    <w:rsid w:val="00DF6855"/>
    <w:rsid w:val="00DF68BF"/>
    <w:rsid w:val="00DF6C57"/>
    <w:rsid w:val="00DF6EDF"/>
    <w:rsid w:val="00DF6F51"/>
    <w:rsid w:val="00DF6F9C"/>
    <w:rsid w:val="00DF7045"/>
    <w:rsid w:val="00DF72C0"/>
    <w:rsid w:val="00DF7432"/>
    <w:rsid w:val="00DF7561"/>
    <w:rsid w:val="00DF7788"/>
    <w:rsid w:val="00DF79E6"/>
    <w:rsid w:val="00DF7B4A"/>
    <w:rsid w:val="00DF7BE3"/>
    <w:rsid w:val="00DF7CBA"/>
    <w:rsid w:val="00DF7EFA"/>
    <w:rsid w:val="00DF7F3A"/>
    <w:rsid w:val="00E00362"/>
    <w:rsid w:val="00E00428"/>
    <w:rsid w:val="00E004AD"/>
    <w:rsid w:val="00E005C3"/>
    <w:rsid w:val="00E005DC"/>
    <w:rsid w:val="00E005FE"/>
    <w:rsid w:val="00E006ED"/>
    <w:rsid w:val="00E0070E"/>
    <w:rsid w:val="00E007C7"/>
    <w:rsid w:val="00E007DC"/>
    <w:rsid w:val="00E00AC2"/>
    <w:rsid w:val="00E00B90"/>
    <w:rsid w:val="00E00C09"/>
    <w:rsid w:val="00E00C17"/>
    <w:rsid w:val="00E00C8E"/>
    <w:rsid w:val="00E00F6A"/>
    <w:rsid w:val="00E01036"/>
    <w:rsid w:val="00E011CA"/>
    <w:rsid w:val="00E01256"/>
    <w:rsid w:val="00E013DA"/>
    <w:rsid w:val="00E017E3"/>
    <w:rsid w:val="00E01831"/>
    <w:rsid w:val="00E01AAE"/>
    <w:rsid w:val="00E01D98"/>
    <w:rsid w:val="00E01DA0"/>
    <w:rsid w:val="00E01E01"/>
    <w:rsid w:val="00E01E35"/>
    <w:rsid w:val="00E01ED1"/>
    <w:rsid w:val="00E021B3"/>
    <w:rsid w:val="00E021C5"/>
    <w:rsid w:val="00E021E6"/>
    <w:rsid w:val="00E0226E"/>
    <w:rsid w:val="00E02299"/>
    <w:rsid w:val="00E02368"/>
    <w:rsid w:val="00E025C0"/>
    <w:rsid w:val="00E02B35"/>
    <w:rsid w:val="00E02BB0"/>
    <w:rsid w:val="00E02C32"/>
    <w:rsid w:val="00E02C4D"/>
    <w:rsid w:val="00E02CF6"/>
    <w:rsid w:val="00E02F1A"/>
    <w:rsid w:val="00E02FC0"/>
    <w:rsid w:val="00E0307B"/>
    <w:rsid w:val="00E03256"/>
    <w:rsid w:val="00E034CF"/>
    <w:rsid w:val="00E03AAC"/>
    <w:rsid w:val="00E03C73"/>
    <w:rsid w:val="00E03C90"/>
    <w:rsid w:val="00E03DC9"/>
    <w:rsid w:val="00E03F47"/>
    <w:rsid w:val="00E0407B"/>
    <w:rsid w:val="00E04169"/>
    <w:rsid w:val="00E04170"/>
    <w:rsid w:val="00E0428E"/>
    <w:rsid w:val="00E0437E"/>
    <w:rsid w:val="00E048B2"/>
    <w:rsid w:val="00E04B84"/>
    <w:rsid w:val="00E04C1D"/>
    <w:rsid w:val="00E04CEE"/>
    <w:rsid w:val="00E04D53"/>
    <w:rsid w:val="00E04DC9"/>
    <w:rsid w:val="00E04DD9"/>
    <w:rsid w:val="00E050AE"/>
    <w:rsid w:val="00E051CA"/>
    <w:rsid w:val="00E05447"/>
    <w:rsid w:val="00E05791"/>
    <w:rsid w:val="00E0586D"/>
    <w:rsid w:val="00E05BE8"/>
    <w:rsid w:val="00E05C4E"/>
    <w:rsid w:val="00E05EAE"/>
    <w:rsid w:val="00E063E3"/>
    <w:rsid w:val="00E063EA"/>
    <w:rsid w:val="00E06429"/>
    <w:rsid w:val="00E066FD"/>
    <w:rsid w:val="00E06A9B"/>
    <w:rsid w:val="00E06CD8"/>
    <w:rsid w:val="00E06D03"/>
    <w:rsid w:val="00E06E86"/>
    <w:rsid w:val="00E07059"/>
    <w:rsid w:val="00E07089"/>
    <w:rsid w:val="00E0715F"/>
    <w:rsid w:val="00E072E9"/>
    <w:rsid w:val="00E074C0"/>
    <w:rsid w:val="00E076BD"/>
    <w:rsid w:val="00E076C3"/>
    <w:rsid w:val="00E07745"/>
    <w:rsid w:val="00E079B6"/>
    <w:rsid w:val="00E079C6"/>
    <w:rsid w:val="00E07E23"/>
    <w:rsid w:val="00E07F5D"/>
    <w:rsid w:val="00E07FAB"/>
    <w:rsid w:val="00E100B9"/>
    <w:rsid w:val="00E1012C"/>
    <w:rsid w:val="00E10187"/>
    <w:rsid w:val="00E10469"/>
    <w:rsid w:val="00E10734"/>
    <w:rsid w:val="00E1085F"/>
    <w:rsid w:val="00E10B43"/>
    <w:rsid w:val="00E10D34"/>
    <w:rsid w:val="00E1109B"/>
    <w:rsid w:val="00E1111E"/>
    <w:rsid w:val="00E1118B"/>
    <w:rsid w:val="00E111BE"/>
    <w:rsid w:val="00E113A5"/>
    <w:rsid w:val="00E113B7"/>
    <w:rsid w:val="00E1144A"/>
    <w:rsid w:val="00E11637"/>
    <w:rsid w:val="00E11751"/>
    <w:rsid w:val="00E11A85"/>
    <w:rsid w:val="00E11CDF"/>
    <w:rsid w:val="00E11D28"/>
    <w:rsid w:val="00E11FCD"/>
    <w:rsid w:val="00E12047"/>
    <w:rsid w:val="00E1205B"/>
    <w:rsid w:val="00E12775"/>
    <w:rsid w:val="00E127EA"/>
    <w:rsid w:val="00E12902"/>
    <w:rsid w:val="00E1295B"/>
    <w:rsid w:val="00E12AC5"/>
    <w:rsid w:val="00E12B8C"/>
    <w:rsid w:val="00E12C81"/>
    <w:rsid w:val="00E12D7C"/>
    <w:rsid w:val="00E12DB2"/>
    <w:rsid w:val="00E13008"/>
    <w:rsid w:val="00E13196"/>
    <w:rsid w:val="00E131A6"/>
    <w:rsid w:val="00E13413"/>
    <w:rsid w:val="00E13645"/>
    <w:rsid w:val="00E13801"/>
    <w:rsid w:val="00E13A0B"/>
    <w:rsid w:val="00E13ABB"/>
    <w:rsid w:val="00E13B9F"/>
    <w:rsid w:val="00E13BA5"/>
    <w:rsid w:val="00E13DC7"/>
    <w:rsid w:val="00E13F59"/>
    <w:rsid w:val="00E141B6"/>
    <w:rsid w:val="00E1420E"/>
    <w:rsid w:val="00E14219"/>
    <w:rsid w:val="00E1424F"/>
    <w:rsid w:val="00E144E7"/>
    <w:rsid w:val="00E146B1"/>
    <w:rsid w:val="00E14849"/>
    <w:rsid w:val="00E14904"/>
    <w:rsid w:val="00E149A1"/>
    <w:rsid w:val="00E14A33"/>
    <w:rsid w:val="00E14A6B"/>
    <w:rsid w:val="00E14B93"/>
    <w:rsid w:val="00E14C16"/>
    <w:rsid w:val="00E14EAF"/>
    <w:rsid w:val="00E14EF1"/>
    <w:rsid w:val="00E14F40"/>
    <w:rsid w:val="00E15012"/>
    <w:rsid w:val="00E1523B"/>
    <w:rsid w:val="00E153A5"/>
    <w:rsid w:val="00E153C2"/>
    <w:rsid w:val="00E15508"/>
    <w:rsid w:val="00E15644"/>
    <w:rsid w:val="00E1567D"/>
    <w:rsid w:val="00E156F5"/>
    <w:rsid w:val="00E15BEA"/>
    <w:rsid w:val="00E15BEF"/>
    <w:rsid w:val="00E15CCC"/>
    <w:rsid w:val="00E15D23"/>
    <w:rsid w:val="00E15DA4"/>
    <w:rsid w:val="00E16142"/>
    <w:rsid w:val="00E161FD"/>
    <w:rsid w:val="00E164B7"/>
    <w:rsid w:val="00E1659C"/>
    <w:rsid w:val="00E166C9"/>
    <w:rsid w:val="00E167C2"/>
    <w:rsid w:val="00E167C8"/>
    <w:rsid w:val="00E16891"/>
    <w:rsid w:val="00E1698B"/>
    <w:rsid w:val="00E16B48"/>
    <w:rsid w:val="00E16B94"/>
    <w:rsid w:val="00E16C96"/>
    <w:rsid w:val="00E16E1E"/>
    <w:rsid w:val="00E16E8D"/>
    <w:rsid w:val="00E170F3"/>
    <w:rsid w:val="00E17207"/>
    <w:rsid w:val="00E173CB"/>
    <w:rsid w:val="00E178A4"/>
    <w:rsid w:val="00E17B66"/>
    <w:rsid w:val="00E17EF5"/>
    <w:rsid w:val="00E201DE"/>
    <w:rsid w:val="00E203A9"/>
    <w:rsid w:val="00E2044A"/>
    <w:rsid w:val="00E2052E"/>
    <w:rsid w:val="00E206CB"/>
    <w:rsid w:val="00E20BA1"/>
    <w:rsid w:val="00E20BEB"/>
    <w:rsid w:val="00E20CEC"/>
    <w:rsid w:val="00E20E14"/>
    <w:rsid w:val="00E214DB"/>
    <w:rsid w:val="00E21617"/>
    <w:rsid w:val="00E216F2"/>
    <w:rsid w:val="00E21724"/>
    <w:rsid w:val="00E21C14"/>
    <w:rsid w:val="00E21DF6"/>
    <w:rsid w:val="00E21F89"/>
    <w:rsid w:val="00E22177"/>
    <w:rsid w:val="00E22724"/>
    <w:rsid w:val="00E2272A"/>
    <w:rsid w:val="00E2276F"/>
    <w:rsid w:val="00E227E1"/>
    <w:rsid w:val="00E22856"/>
    <w:rsid w:val="00E229F8"/>
    <w:rsid w:val="00E22EAF"/>
    <w:rsid w:val="00E22F88"/>
    <w:rsid w:val="00E23212"/>
    <w:rsid w:val="00E23266"/>
    <w:rsid w:val="00E232B7"/>
    <w:rsid w:val="00E23688"/>
    <w:rsid w:val="00E23732"/>
    <w:rsid w:val="00E2377E"/>
    <w:rsid w:val="00E237C7"/>
    <w:rsid w:val="00E237D3"/>
    <w:rsid w:val="00E23876"/>
    <w:rsid w:val="00E2389A"/>
    <w:rsid w:val="00E23F62"/>
    <w:rsid w:val="00E24190"/>
    <w:rsid w:val="00E24340"/>
    <w:rsid w:val="00E24558"/>
    <w:rsid w:val="00E246F9"/>
    <w:rsid w:val="00E24A02"/>
    <w:rsid w:val="00E24A34"/>
    <w:rsid w:val="00E24DEB"/>
    <w:rsid w:val="00E24ED1"/>
    <w:rsid w:val="00E2521F"/>
    <w:rsid w:val="00E25805"/>
    <w:rsid w:val="00E2592F"/>
    <w:rsid w:val="00E25B85"/>
    <w:rsid w:val="00E25BE2"/>
    <w:rsid w:val="00E25BF1"/>
    <w:rsid w:val="00E25C95"/>
    <w:rsid w:val="00E25D5D"/>
    <w:rsid w:val="00E26188"/>
    <w:rsid w:val="00E2620F"/>
    <w:rsid w:val="00E2637E"/>
    <w:rsid w:val="00E2640D"/>
    <w:rsid w:val="00E264DD"/>
    <w:rsid w:val="00E26694"/>
    <w:rsid w:val="00E26761"/>
    <w:rsid w:val="00E26783"/>
    <w:rsid w:val="00E26A82"/>
    <w:rsid w:val="00E26D34"/>
    <w:rsid w:val="00E26DEC"/>
    <w:rsid w:val="00E26F05"/>
    <w:rsid w:val="00E27047"/>
    <w:rsid w:val="00E2707A"/>
    <w:rsid w:val="00E271C8"/>
    <w:rsid w:val="00E27215"/>
    <w:rsid w:val="00E27275"/>
    <w:rsid w:val="00E273E6"/>
    <w:rsid w:val="00E27410"/>
    <w:rsid w:val="00E274D3"/>
    <w:rsid w:val="00E2757E"/>
    <w:rsid w:val="00E278AD"/>
    <w:rsid w:val="00E278C1"/>
    <w:rsid w:val="00E27ABB"/>
    <w:rsid w:val="00E27BCA"/>
    <w:rsid w:val="00E27C23"/>
    <w:rsid w:val="00E27DC2"/>
    <w:rsid w:val="00E27DD5"/>
    <w:rsid w:val="00E30098"/>
    <w:rsid w:val="00E30183"/>
    <w:rsid w:val="00E30498"/>
    <w:rsid w:val="00E30620"/>
    <w:rsid w:val="00E30676"/>
    <w:rsid w:val="00E3086F"/>
    <w:rsid w:val="00E30899"/>
    <w:rsid w:val="00E309AA"/>
    <w:rsid w:val="00E30D2F"/>
    <w:rsid w:val="00E30E91"/>
    <w:rsid w:val="00E311AB"/>
    <w:rsid w:val="00E31217"/>
    <w:rsid w:val="00E31242"/>
    <w:rsid w:val="00E31344"/>
    <w:rsid w:val="00E31440"/>
    <w:rsid w:val="00E31664"/>
    <w:rsid w:val="00E31811"/>
    <w:rsid w:val="00E31852"/>
    <w:rsid w:val="00E31953"/>
    <w:rsid w:val="00E31961"/>
    <w:rsid w:val="00E319A6"/>
    <w:rsid w:val="00E31AEE"/>
    <w:rsid w:val="00E31B7C"/>
    <w:rsid w:val="00E31CFF"/>
    <w:rsid w:val="00E31D3C"/>
    <w:rsid w:val="00E31DD3"/>
    <w:rsid w:val="00E3205E"/>
    <w:rsid w:val="00E32127"/>
    <w:rsid w:val="00E323ED"/>
    <w:rsid w:val="00E3285C"/>
    <w:rsid w:val="00E328AA"/>
    <w:rsid w:val="00E328E1"/>
    <w:rsid w:val="00E3297E"/>
    <w:rsid w:val="00E32A9B"/>
    <w:rsid w:val="00E32B45"/>
    <w:rsid w:val="00E32BBB"/>
    <w:rsid w:val="00E32BFC"/>
    <w:rsid w:val="00E32DC2"/>
    <w:rsid w:val="00E33291"/>
    <w:rsid w:val="00E3334E"/>
    <w:rsid w:val="00E33792"/>
    <w:rsid w:val="00E33A10"/>
    <w:rsid w:val="00E33A37"/>
    <w:rsid w:val="00E33F5B"/>
    <w:rsid w:val="00E33FB4"/>
    <w:rsid w:val="00E34753"/>
    <w:rsid w:val="00E34785"/>
    <w:rsid w:val="00E3492E"/>
    <w:rsid w:val="00E34A6C"/>
    <w:rsid w:val="00E34D6D"/>
    <w:rsid w:val="00E34E7A"/>
    <w:rsid w:val="00E3507E"/>
    <w:rsid w:val="00E351E9"/>
    <w:rsid w:val="00E35351"/>
    <w:rsid w:val="00E356B1"/>
    <w:rsid w:val="00E356DD"/>
    <w:rsid w:val="00E357E3"/>
    <w:rsid w:val="00E358DB"/>
    <w:rsid w:val="00E35981"/>
    <w:rsid w:val="00E35B64"/>
    <w:rsid w:val="00E35B74"/>
    <w:rsid w:val="00E35D75"/>
    <w:rsid w:val="00E35DF6"/>
    <w:rsid w:val="00E36167"/>
    <w:rsid w:val="00E362BE"/>
    <w:rsid w:val="00E3661E"/>
    <w:rsid w:val="00E366A9"/>
    <w:rsid w:val="00E36B29"/>
    <w:rsid w:val="00E36D87"/>
    <w:rsid w:val="00E37050"/>
    <w:rsid w:val="00E3736C"/>
    <w:rsid w:val="00E3773A"/>
    <w:rsid w:val="00E37872"/>
    <w:rsid w:val="00E379EF"/>
    <w:rsid w:val="00E37A78"/>
    <w:rsid w:val="00E37D92"/>
    <w:rsid w:val="00E37E98"/>
    <w:rsid w:val="00E37EB5"/>
    <w:rsid w:val="00E40138"/>
    <w:rsid w:val="00E403C8"/>
    <w:rsid w:val="00E4057E"/>
    <w:rsid w:val="00E40693"/>
    <w:rsid w:val="00E4080B"/>
    <w:rsid w:val="00E40824"/>
    <w:rsid w:val="00E40836"/>
    <w:rsid w:val="00E40961"/>
    <w:rsid w:val="00E40A05"/>
    <w:rsid w:val="00E40ACA"/>
    <w:rsid w:val="00E40B16"/>
    <w:rsid w:val="00E40B48"/>
    <w:rsid w:val="00E40ED0"/>
    <w:rsid w:val="00E410FE"/>
    <w:rsid w:val="00E41315"/>
    <w:rsid w:val="00E413B7"/>
    <w:rsid w:val="00E4140E"/>
    <w:rsid w:val="00E414FE"/>
    <w:rsid w:val="00E4185C"/>
    <w:rsid w:val="00E418F5"/>
    <w:rsid w:val="00E41905"/>
    <w:rsid w:val="00E41A80"/>
    <w:rsid w:val="00E41A8F"/>
    <w:rsid w:val="00E41AD3"/>
    <w:rsid w:val="00E41B22"/>
    <w:rsid w:val="00E41B7F"/>
    <w:rsid w:val="00E41C3A"/>
    <w:rsid w:val="00E41C5E"/>
    <w:rsid w:val="00E41E6A"/>
    <w:rsid w:val="00E42031"/>
    <w:rsid w:val="00E42189"/>
    <w:rsid w:val="00E42392"/>
    <w:rsid w:val="00E4270D"/>
    <w:rsid w:val="00E42A8C"/>
    <w:rsid w:val="00E42BB1"/>
    <w:rsid w:val="00E42C95"/>
    <w:rsid w:val="00E42D20"/>
    <w:rsid w:val="00E42F60"/>
    <w:rsid w:val="00E43001"/>
    <w:rsid w:val="00E4301F"/>
    <w:rsid w:val="00E4304D"/>
    <w:rsid w:val="00E430CF"/>
    <w:rsid w:val="00E430F5"/>
    <w:rsid w:val="00E4320D"/>
    <w:rsid w:val="00E43353"/>
    <w:rsid w:val="00E4342F"/>
    <w:rsid w:val="00E4353F"/>
    <w:rsid w:val="00E4357A"/>
    <w:rsid w:val="00E43734"/>
    <w:rsid w:val="00E43C9C"/>
    <w:rsid w:val="00E43CF6"/>
    <w:rsid w:val="00E43D50"/>
    <w:rsid w:val="00E43DF6"/>
    <w:rsid w:val="00E43EDF"/>
    <w:rsid w:val="00E440FF"/>
    <w:rsid w:val="00E44206"/>
    <w:rsid w:val="00E44325"/>
    <w:rsid w:val="00E444A2"/>
    <w:rsid w:val="00E446B6"/>
    <w:rsid w:val="00E447A9"/>
    <w:rsid w:val="00E44916"/>
    <w:rsid w:val="00E4491F"/>
    <w:rsid w:val="00E449E0"/>
    <w:rsid w:val="00E44F06"/>
    <w:rsid w:val="00E450CD"/>
    <w:rsid w:val="00E450D9"/>
    <w:rsid w:val="00E45362"/>
    <w:rsid w:val="00E45728"/>
    <w:rsid w:val="00E45937"/>
    <w:rsid w:val="00E45945"/>
    <w:rsid w:val="00E45A2B"/>
    <w:rsid w:val="00E45A9A"/>
    <w:rsid w:val="00E45B21"/>
    <w:rsid w:val="00E45B58"/>
    <w:rsid w:val="00E45E27"/>
    <w:rsid w:val="00E45E6A"/>
    <w:rsid w:val="00E45F5F"/>
    <w:rsid w:val="00E45FC0"/>
    <w:rsid w:val="00E46147"/>
    <w:rsid w:val="00E462F2"/>
    <w:rsid w:val="00E46637"/>
    <w:rsid w:val="00E467EF"/>
    <w:rsid w:val="00E468CD"/>
    <w:rsid w:val="00E46941"/>
    <w:rsid w:val="00E46ABD"/>
    <w:rsid w:val="00E46B0A"/>
    <w:rsid w:val="00E46DBC"/>
    <w:rsid w:val="00E46E30"/>
    <w:rsid w:val="00E46E93"/>
    <w:rsid w:val="00E47087"/>
    <w:rsid w:val="00E4716C"/>
    <w:rsid w:val="00E4723E"/>
    <w:rsid w:val="00E474E2"/>
    <w:rsid w:val="00E47569"/>
    <w:rsid w:val="00E47797"/>
    <w:rsid w:val="00E47815"/>
    <w:rsid w:val="00E47BFE"/>
    <w:rsid w:val="00E47C3C"/>
    <w:rsid w:val="00E47CF8"/>
    <w:rsid w:val="00E47D6A"/>
    <w:rsid w:val="00E500AE"/>
    <w:rsid w:val="00E50216"/>
    <w:rsid w:val="00E5025F"/>
    <w:rsid w:val="00E50434"/>
    <w:rsid w:val="00E50447"/>
    <w:rsid w:val="00E506A3"/>
    <w:rsid w:val="00E50DD7"/>
    <w:rsid w:val="00E51097"/>
    <w:rsid w:val="00E5109E"/>
    <w:rsid w:val="00E5117B"/>
    <w:rsid w:val="00E51AD0"/>
    <w:rsid w:val="00E51D7C"/>
    <w:rsid w:val="00E51FCF"/>
    <w:rsid w:val="00E51FD6"/>
    <w:rsid w:val="00E520D6"/>
    <w:rsid w:val="00E5215C"/>
    <w:rsid w:val="00E52179"/>
    <w:rsid w:val="00E5219A"/>
    <w:rsid w:val="00E52296"/>
    <w:rsid w:val="00E524FA"/>
    <w:rsid w:val="00E525EE"/>
    <w:rsid w:val="00E525FD"/>
    <w:rsid w:val="00E52764"/>
    <w:rsid w:val="00E527AB"/>
    <w:rsid w:val="00E52A86"/>
    <w:rsid w:val="00E52CFF"/>
    <w:rsid w:val="00E52D73"/>
    <w:rsid w:val="00E52D86"/>
    <w:rsid w:val="00E52F14"/>
    <w:rsid w:val="00E5314C"/>
    <w:rsid w:val="00E53189"/>
    <w:rsid w:val="00E5332D"/>
    <w:rsid w:val="00E53684"/>
    <w:rsid w:val="00E536D4"/>
    <w:rsid w:val="00E53791"/>
    <w:rsid w:val="00E53813"/>
    <w:rsid w:val="00E53B48"/>
    <w:rsid w:val="00E53BA3"/>
    <w:rsid w:val="00E53C33"/>
    <w:rsid w:val="00E53C77"/>
    <w:rsid w:val="00E53CDC"/>
    <w:rsid w:val="00E53E04"/>
    <w:rsid w:val="00E5424C"/>
    <w:rsid w:val="00E54287"/>
    <w:rsid w:val="00E542C2"/>
    <w:rsid w:val="00E543D3"/>
    <w:rsid w:val="00E5462F"/>
    <w:rsid w:val="00E54685"/>
    <w:rsid w:val="00E548C4"/>
    <w:rsid w:val="00E54A78"/>
    <w:rsid w:val="00E54CBF"/>
    <w:rsid w:val="00E54E26"/>
    <w:rsid w:val="00E55491"/>
    <w:rsid w:val="00E55669"/>
    <w:rsid w:val="00E5570D"/>
    <w:rsid w:val="00E557E3"/>
    <w:rsid w:val="00E55874"/>
    <w:rsid w:val="00E55968"/>
    <w:rsid w:val="00E559BE"/>
    <w:rsid w:val="00E559D7"/>
    <w:rsid w:val="00E55B55"/>
    <w:rsid w:val="00E55DC9"/>
    <w:rsid w:val="00E55E69"/>
    <w:rsid w:val="00E55FD3"/>
    <w:rsid w:val="00E56297"/>
    <w:rsid w:val="00E5671D"/>
    <w:rsid w:val="00E56810"/>
    <w:rsid w:val="00E5685E"/>
    <w:rsid w:val="00E569DD"/>
    <w:rsid w:val="00E56A08"/>
    <w:rsid w:val="00E56DE4"/>
    <w:rsid w:val="00E56E4B"/>
    <w:rsid w:val="00E571D6"/>
    <w:rsid w:val="00E571F9"/>
    <w:rsid w:val="00E572AF"/>
    <w:rsid w:val="00E573DC"/>
    <w:rsid w:val="00E574DA"/>
    <w:rsid w:val="00E5761F"/>
    <w:rsid w:val="00E57622"/>
    <w:rsid w:val="00E57667"/>
    <w:rsid w:val="00E57AC8"/>
    <w:rsid w:val="00E57C52"/>
    <w:rsid w:val="00E57DC2"/>
    <w:rsid w:val="00E57DD5"/>
    <w:rsid w:val="00E57E9E"/>
    <w:rsid w:val="00E57FAA"/>
    <w:rsid w:val="00E60211"/>
    <w:rsid w:val="00E6028B"/>
    <w:rsid w:val="00E603A2"/>
    <w:rsid w:val="00E60800"/>
    <w:rsid w:val="00E608FC"/>
    <w:rsid w:val="00E60A0B"/>
    <w:rsid w:val="00E60A52"/>
    <w:rsid w:val="00E60C09"/>
    <w:rsid w:val="00E60C2B"/>
    <w:rsid w:val="00E610B7"/>
    <w:rsid w:val="00E6123D"/>
    <w:rsid w:val="00E61249"/>
    <w:rsid w:val="00E6142F"/>
    <w:rsid w:val="00E61624"/>
    <w:rsid w:val="00E6162C"/>
    <w:rsid w:val="00E617D8"/>
    <w:rsid w:val="00E61829"/>
    <w:rsid w:val="00E61862"/>
    <w:rsid w:val="00E618F9"/>
    <w:rsid w:val="00E6196B"/>
    <w:rsid w:val="00E61ABB"/>
    <w:rsid w:val="00E61C14"/>
    <w:rsid w:val="00E61C53"/>
    <w:rsid w:val="00E61E27"/>
    <w:rsid w:val="00E61E75"/>
    <w:rsid w:val="00E61E8E"/>
    <w:rsid w:val="00E61EC1"/>
    <w:rsid w:val="00E61EF8"/>
    <w:rsid w:val="00E620E9"/>
    <w:rsid w:val="00E62168"/>
    <w:rsid w:val="00E62169"/>
    <w:rsid w:val="00E62172"/>
    <w:rsid w:val="00E62368"/>
    <w:rsid w:val="00E6240B"/>
    <w:rsid w:val="00E626B7"/>
    <w:rsid w:val="00E627ED"/>
    <w:rsid w:val="00E62CB0"/>
    <w:rsid w:val="00E62CB3"/>
    <w:rsid w:val="00E62CC5"/>
    <w:rsid w:val="00E62D48"/>
    <w:rsid w:val="00E62DC7"/>
    <w:rsid w:val="00E62DE0"/>
    <w:rsid w:val="00E62E07"/>
    <w:rsid w:val="00E62ED5"/>
    <w:rsid w:val="00E63028"/>
    <w:rsid w:val="00E63207"/>
    <w:rsid w:val="00E6364F"/>
    <w:rsid w:val="00E6373E"/>
    <w:rsid w:val="00E637A0"/>
    <w:rsid w:val="00E63C6E"/>
    <w:rsid w:val="00E63CC1"/>
    <w:rsid w:val="00E63DA4"/>
    <w:rsid w:val="00E63E1A"/>
    <w:rsid w:val="00E63EAC"/>
    <w:rsid w:val="00E6410B"/>
    <w:rsid w:val="00E64132"/>
    <w:rsid w:val="00E64191"/>
    <w:rsid w:val="00E64302"/>
    <w:rsid w:val="00E64492"/>
    <w:rsid w:val="00E64A37"/>
    <w:rsid w:val="00E64AEA"/>
    <w:rsid w:val="00E64B2A"/>
    <w:rsid w:val="00E64E37"/>
    <w:rsid w:val="00E64EF8"/>
    <w:rsid w:val="00E64FAF"/>
    <w:rsid w:val="00E65088"/>
    <w:rsid w:val="00E651D6"/>
    <w:rsid w:val="00E65733"/>
    <w:rsid w:val="00E65E02"/>
    <w:rsid w:val="00E66000"/>
    <w:rsid w:val="00E6632E"/>
    <w:rsid w:val="00E6640E"/>
    <w:rsid w:val="00E664CB"/>
    <w:rsid w:val="00E66527"/>
    <w:rsid w:val="00E6653D"/>
    <w:rsid w:val="00E666D6"/>
    <w:rsid w:val="00E666E1"/>
    <w:rsid w:val="00E667A0"/>
    <w:rsid w:val="00E66A5B"/>
    <w:rsid w:val="00E66D1B"/>
    <w:rsid w:val="00E66EA9"/>
    <w:rsid w:val="00E66ED2"/>
    <w:rsid w:val="00E66ED8"/>
    <w:rsid w:val="00E66F55"/>
    <w:rsid w:val="00E6703F"/>
    <w:rsid w:val="00E6725C"/>
    <w:rsid w:val="00E6729F"/>
    <w:rsid w:val="00E67306"/>
    <w:rsid w:val="00E6745E"/>
    <w:rsid w:val="00E677A0"/>
    <w:rsid w:val="00E677D1"/>
    <w:rsid w:val="00E678B4"/>
    <w:rsid w:val="00E67B82"/>
    <w:rsid w:val="00E67C04"/>
    <w:rsid w:val="00E67E9D"/>
    <w:rsid w:val="00E67EBF"/>
    <w:rsid w:val="00E700F3"/>
    <w:rsid w:val="00E702E2"/>
    <w:rsid w:val="00E702FA"/>
    <w:rsid w:val="00E704E6"/>
    <w:rsid w:val="00E7055D"/>
    <w:rsid w:val="00E705E1"/>
    <w:rsid w:val="00E705FC"/>
    <w:rsid w:val="00E70678"/>
    <w:rsid w:val="00E706E2"/>
    <w:rsid w:val="00E70920"/>
    <w:rsid w:val="00E7094C"/>
    <w:rsid w:val="00E7095D"/>
    <w:rsid w:val="00E709F5"/>
    <w:rsid w:val="00E70A10"/>
    <w:rsid w:val="00E70D90"/>
    <w:rsid w:val="00E70E9E"/>
    <w:rsid w:val="00E70F47"/>
    <w:rsid w:val="00E70F67"/>
    <w:rsid w:val="00E71054"/>
    <w:rsid w:val="00E7106D"/>
    <w:rsid w:val="00E71110"/>
    <w:rsid w:val="00E71136"/>
    <w:rsid w:val="00E71167"/>
    <w:rsid w:val="00E7117D"/>
    <w:rsid w:val="00E71318"/>
    <w:rsid w:val="00E71424"/>
    <w:rsid w:val="00E71512"/>
    <w:rsid w:val="00E7207B"/>
    <w:rsid w:val="00E72289"/>
    <w:rsid w:val="00E7251E"/>
    <w:rsid w:val="00E725C3"/>
    <w:rsid w:val="00E728EC"/>
    <w:rsid w:val="00E72D0A"/>
    <w:rsid w:val="00E72E42"/>
    <w:rsid w:val="00E7307D"/>
    <w:rsid w:val="00E73219"/>
    <w:rsid w:val="00E7327A"/>
    <w:rsid w:val="00E737C0"/>
    <w:rsid w:val="00E7385E"/>
    <w:rsid w:val="00E73A3F"/>
    <w:rsid w:val="00E73A62"/>
    <w:rsid w:val="00E73A68"/>
    <w:rsid w:val="00E73A86"/>
    <w:rsid w:val="00E73ADB"/>
    <w:rsid w:val="00E73BEF"/>
    <w:rsid w:val="00E73C25"/>
    <w:rsid w:val="00E73C61"/>
    <w:rsid w:val="00E73C8F"/>
    <w:rsid w:val="00E73D34"/>
    <w:rsid w:val="00E742A3"/>
    <w:rsid w:val="00E74450"/>
    <w:rsid w:val="00E74ACF"/>
    <w:rsid w:val="00E74C1F"/>
    <w:rsid w:val="00E74D62"/>
    <w:rsid w:val="00E74F49"/>
    <w:rsid w:val="00E7508E"/>
    <w:rsid w:val="00E750CD"/>
    <w:rsid w:val="00E75151"/>
    <w:rsid w:val="00E75227"/>
    <w:rsid w:val="00E75230"/>
    <w:rsid w:val="00E7524E"/>
    <w:rsid w:val="00E753AE"/>
    <w:rsid w:val="00E7540C"/>
    <w:rsid w:val="00E7547D"/>
    <w:rsid w:val="00E754F2"/>
    <w:rsid w:val="00E756D7"/>
    <w:rsid w:val="00E75753"/>
    <w:rsid w:val="00E759CB"/>
    <w:rsid w:val="00E75CFC"/>
    <w:rsid w:val="00E75EAE"/>
    <w:rsid w:val="00E761B7"/>
    <w:rsid w:val="00E761C3"/>
    <w:rsid w:val="00E762B1"/>
    <w:rsid w:val="00E76314"/>
    <w:rsid w:val="00E763DC"/>
    <w:rsid w:val="00E76694"/>
    <w:rsid w:val="00E769A2"/>
    <w:rsid w:val="00E76AA6"/>
    <w:rsid w:val="00E76E57"/>
    <w:rsid w:val="00E76E79"/>
    <w:rsid w:val="00E76FF5"/>
    <w:rsid w:val="00E771B4"/>
    <w:rsid w:val="00E771F8"/>
    <w:rsid w:val="00E773AA"/>
    <w:rsid w:val="00E779BF"/>
    <w:rsid w:val="00E77A25"/>
    <w:rsid w:val="00E77ABC"/>
    <w:rsid w:val="00E77BA1"/>
    <w:rsid w:val="00E77BD3"/>
    <w:rsid w:val="00E800BE"/>
    <w:rsid w:val="00E80271"/>
    <w:rsid w:val="00E80507"/>
    <w:rsid w:val="00E8087C"/>
    <w:rsid w:val="00E80961"/>
    <w:rsid w:val="00E80A93"/>
    <w:rsid w:val="00E80AD5"/>
    <w:rsid w:val="00E80E2A"/>
    <w:rsid w:val="00E81054"/>
    <w:rsid w:val="00E817CE"/>
    <w:rsid w:val="00E81A4A"/>
    <w:rsid w:val="00E81AD3"/>
    <w:rsid w:val="00E81B65"/>
    <w:rsid w:val="00E81C34"/>
    <w:rsid w:val="00E81FF9"/>
    <w:rsid w:val="00E8209E"/>
    <w:rsid w:val="00E8212D"/>
    <w:rsid w:val="00E82244"/>
    <w:rsid w:val="00E82275"/>
    <w:rsid w:val="00E823AA"/>
    <w:rsid w:val="00E823BD"/>
    <w:rsid w:val="00E824D2"/>
    <w:rsid w:val="00E8252E"/>
    <w:rsid w:val="00E82544"/>
    <w:rsid w:val="00E825F4"/>
    <w:rsid w:val="00E82698"/>
    <w:rsid w:val="00E8281E"/>
    <w:rsid w:val="00E82C92"/>
    <w:rsid w:val="00E82CD6"/>
    <w:rsid w:val="00E82DAF"/>
    <w:rsid w:val="00E82E79"/>
    <w:rsid w:val="00E82EFE"/>
    <w:rsid w:val="00E82F97"/>
    <w:rsid w:val="00E83117"/>
    <w:rsid w:val="00E83252"/>
    <w:rsid w:val="00E83527"/>
    <w:rsid w:val="00E836D1"/>
    <w:rsid w:val="00E8382D"/>
    <w:rsid w:val="00E8384E"/>
    <w:rsid w:val="00E8388A"/>
    <w:rsid w:val="00E83A4B"/>
    <w:rsid w:val="00E83A61"/>
    <w:rsid w:val="00E83B67"/>
    <w:rsid w:val="00E83C54"/>
    <w:rsid w:val="00E83E43"/>
    <w:rsid w:val="00E83F5D"/>
    <w:rsid w:val="00E8402B"/>
    <w:rsid w:val="00E84220"/>
    <w:rsid w:val="00E8423E"/>
    <w:rsid w:val="00E8432E"/>
    <w:rsid w:val="00E84601"/>
    <w:rsid w:val="00E846C5"/>
    <w:rsid w:val="00E84743"/>
    <w:rsid w:val="00E84907"/>
    <w:rsid w:val="00E84A95"/>
    <w:rsid w:val="00E84AA9"/>
    <w:rsid w:val="00E84BE3"/>
    <w:rsid w:val="00E84E03"/>
    <w:rsid w:val="00E85024"/>
    <w:rsid w:val="00E8518C"/>
    <w:rsid w:val="00E857DB"/>
    <w:rsid w:val="00E85887"/>
    <w:rsid w:val="00E85916"/>
    <w:rsid w:val="00E85938"/>
    <w:rsid w:val="00E85BD8"/>
    <w:rsid w:val="00E85CA0"/>
    <w:rsid w:val="00E86050"/>
    <w:rsid w:val="00E8616E"/>
    <w:rsid w:val="00E861AD"/>
    <w:rsid w:val="00E864E6"/>
    <w:rsid w:val="00E865C7"/>
    <w:rsid w:val="00E8668E"/>
    <w:rsid w:val="00E86710"/>
    <w:rsid w:val="00E86999"/>
    <w:rsid w:val="00E869FB"/>
    <w:rsid w:val="00E871B9"/>
    <w:rsid w:val="00E87271"/>
    <w:rsid w:val="00E873F6"/>
    <w:rsid w:val="00E87904"/>
    <w:rsid w:val="00E87A51"/>
    <w:rsid w:val="00E87A63"/>
    <w:rsid w:val="00E87CD5"/>
    <w:rsid w:val="00E87D9B"/>
    <w:rsid w:val="00E87DD2"/>
    <w:rsid w:val="00E9016B"/>
    <w:rsid w:val="00E90506"/>
    <w:rsid w:val="00E9051C"/>
    <w:rsid w:val="00E9054B"/>
    <w:rsid w:val="00E90787"/>
    <w:rsid w:val="00E907A4"/>
    <w:rsid w:val="00E90A1A"/>
    <w:rsid w:val="00E90A1F"/>
    <w:rsid w:val="00E90AC9"/>
    <w:rsid w:val="00E90B2F"/>
    <w:rsid w:val="00E90C7E"/>
    <w:rsid w:val="00E90DC9"/>
    <w:rsid w:val="00E90DCE"/>
    <w:rsid w:val="00E90E37"/>
    <w:rsid w:val="00E90E82"/>
    <w:rsid w:val="00E9105D"/>
    <w:rsid w:val="00E91117"/>
    <w:rsid w:val="00E9189F"/>
    <w:rsid w:val="00E918DB"/>
    <w:rsid w:val="00E9190E"/>
    <w:rsid w:val="00E921D6"/>
    <w:rsid w:val="00E92422"/>
    <w:rsid w:val="00E927EF"/>
    <w:rsid w:val="00E92894"/>
    <w:rsid w:val="00E92A3D"/>
    <w:rsid w:val="00E93093"/>
    <w:rsid w:val="00E930F8"/>
    <w:rsid w:val="00E93173"/>
    <w:rsid w:val="00E931EA"/>
    <w:rsid w:val="00E93300"/>
    <w:rsid w:val="00E933FA"/>
    <w:rsid w:val="00E934DC"/>
    <w:rsid w:val="00E934DF"/>
    <w:rsid w:val="00E9368E"/>
    <w:rsid w:val="00E93A47"/>
    <w:rsid w:val="00E93AAA"/>
    <w:rsid w:val="00E93B80"/>
    <w:rsid w:val="00E93C0D"/>
    <w:rsid w:val="00E93F08"/>
    <w:rsid w:val="00E94086"/>
    <w:rsid w:val="00E941B7"/>
    <w:rsid w:val="00E94355"/>
    <w:rsid w:val="00E9451A"/>
    <w:rsid w:val="00E94558"/>
    <w:rsid w:val="00E94846"/>
    <w:rsid w:val="00E94B3F"/>
    <w:rsid w:val="00E94C2E"/>
    <w:rsid w:val="00E94ED2"/>
    <w:rsid w:val="00E94F33"/>
    <w:rsid w:val="00E958CB"/>
    <w:rsid w:val="00E958F9"/>
    <w:rsid w:val="00E9593B"/>
    <w:rsid w:val="00E959B5"/>
    <w:rsid w:val="00E95B30"/>
    <w:rsid w:val="00E95B72"/>
    <w:rsid w:val="00E95C65"/>
    <w:rsid w:val="00E95C90"/>
    <w:rsid w:val="00E960D9"/>
    <w:rsid w:val="00E962FD"/>
    <w:rsid w:val="00E96472"/>
    <w:rsid w:val="00E9656E"/>
    <w:rsid w:val="00E965B2"/>
    <w:rsid w:val="00E9676E"/>
    <w:rsid w:val="00E96C32"/>
    <w:rsid w:val="00E96CCC"/>
    <w:rsid w:val="00E96F7C"/>
    <w:rsid w:val="00E9725F"/>
    <w:rsid w:val="00E972EF"/>
    <w:rsid w:val="00E9730F"/>
    <w:rsid w:val="00E97397"/>
    <w:rsid w:val="00E974D4"/>
    <w:rsid w:val="00E9760D"/>
    <w:rsid w:val="00E97765"/>
    <w:rsid w:val="00E97794"/>
    <w:rsid w:val="00E977E6"/>
    <w:rsid w:val="00E97911"/>
    <w:rsid w:val="00E97B1A"/>
    <w:rsid w:val="00E97B2E"/>
    <w:rsid w:val="00E97BC5"/>
    <w:rsid w:val="00E97DD5"/>
    <w:rsid w:val="00E97F46"/>
    <w:rsid w:val="00EA009D"/>
    <w:rsid w:val="00EA01CF"/>
    <w:rsid w:val="00EA01DF"/>
    <w:rsid w:val="00EA02D9"/>
    <w:rsid w:val="00EA05EC"/>
    <w:rsid w:val="00EA0659"/>
    <w:rsid w:val="00EA06BA"/>
    <w:rsid w:val="00EA07B4"/>
    <w:rsid w:val="00EA0969"/>
    <w:rsid w:val="00EA0B87"/>
    <w:rsid w:val="00EA0D51"/>
    <w:rsid w:val="00EA0D8F"/>
    <w:rsid w:val="00EA0DC3"/>
    <w:rsid w:val="00EA107A"/>
    <w:rsid w:val="00EA10E3"/>
    <w:rsid w:val="00EA1363"/>
    <w:rsid w:val="00EA1387"/>
    <w:rsid w:val="00EA167A"/>
    <w:rsid w:val="00EA1C38"/>
    <w:rsid w:val="00EA1CEF"/>
    <w:rsid w:val="00EA1DC9"/>
    <w:rsid w:val="00EA1E22"/>
    <w:rsid w:val="00EA1E4C"/>
    <w:rsid w:val="00EA2027"/>
    <w:rsid w:val="00EA22C8"/>
    <w:rsid w:val="00EA23E7"/>
    <w:rsid w:val="00EA247C"/>
    <w:rsid w:val="00EA2660"/>
    <w:rsid w:val="00EA26E9"/>
    <w:rsid w:val="00EA2A99"/>
    <w:rsid w:val="00EA2BB8"/>
    <w:rsid w:val="00EA2CA8"/>
    <w:rsid w:val="00EA2CD8"/>
    <w:rsid w:val="00EA2ECA"/>
    <w:rsid w:val="00EA2F51"/>
    <w:rsid w:val="00EA3146"/>
    <w:rsid w:val="00EA349C"/>
    <w:rsid w:val="00EA34B7"/>
    <w:rsid w:val="00EA352A"/>
    <w:rsid w:val="00EA39B1"/>
    <w:rsid w:val="00EA3B7E"/>
    <w:rsid w:val="00EA3C17"/>
    <w:rsid w:val="00EA3F40"/>
    <w:rsid w:val="00EA4054"/>
    <w:rsid w:val="00EA40C2"/>
    <w:rsid w:val="00EA4127"/>
    <w:rsid w:val="00EA417F"/>
    <w:rsid w:val="00EA41AB"/>
    <w:rsid w:val="00EA4554"/>
    <w:rsid w:val="00EA46ED"/>
    <w:rsid w:val="00EA485D"/>
    <w:rsid w:val="00EA4A0C"/>
    <w:rsid w:val="00EA4DBF"/>
    <w:rsid w:val="00EA5075"/>
    <w:rsid w:val="00EA5461"/>
    <w:rsid w:val="00EA54F2"/>
    <w:rsid w:val="00EA552A"/>
    <w:rsid w:val="00EA578E"/>
    <w:rsid w:val="00EA5978"/>
    <w:rsid w:val="00EA5A8E"/>
    <w:rsid w:val="00EA5AD7"/>
    <w:rsid w:val="00EA5AF0"/>
    <w:rsid w:val="00EA5CDB"/>
    <w:rsid w:val="00EA5F8D"/>
    <w:rsid w:val="00EA6609"/>
    <w:rsid w:val="00EA6657"/>
    <w:rsid w:val="00EA67A8"/>
    <w:rsid w:val="00EA6A26"/>
    <w:rsid w:val="00EA6A75"/>
    <w:rsid w:val="00EA6BF3"/>
    <w:rsid w:val="00EA6CBA"/>
    <w:rsid w:val="00EA6DD5"/>
    <w:rsid w:val="00EA74C6"/>
    <w:rsid w:val="00EA785A"/>
    <w:rsid w:val="00EA7AB4"/>
    <w:rsid w:val="00EA7B78"/>
    <w:rsid w:val="00EA7BA5"/>
    <w:rsid w:val="00EA7C86"/>
    <w:rsid w:val="00EB006C"/>
    <w:rsid w:val="00EB0389"/>
    <w:rsid w:val="00EB0472"/>
    <w:rsid w:val="00EB0AD7"/>
    <w:rsid w:val="00EB0B2D"/>
    <w:rsid w:val="00EB0B42"/>
    <w:rsid w:val="00EB0E2D"/>
    <w:rsid w:val="00EB118A"/>
    <w:rsid w:val="00EB12AD"/>
    <w:rsid w:val="00EB1370"/>
    <w:rsid w:val="00EB1654"/>
    <w:rsid w:val="00EB17F0"/>
    <w:rsid w:val="00EB1D90"/>
    <w:rsid w:val="00EB1DD1"/>
    <w:rsid w:val="00EB2251"/>
    <w:rsid w:val="00EB26BD"/>
    <w:rsid w:val="00EB279C"/>
    <w:rsid w:val="00EB27A4"/>
    <w:rsid w:val="00EB2807"/>
    <w:rsid w:val="00EB28FD"/>
    <w:rsid w:val="00EB2C74"/>
    <w:rsid w:val="00EB2FE7"/>
    <w:rsid w:val="00EB308A"/>
    <w:rsid w:val="00EB3216"/>
    <w:rsid w:val="00EB32F9"/>
    <w:rsid w:val="00EB3419"/>
    <w:rsid w:val="00EB3463"/>
    <w:rsid w:val="00EB35C6"/>
    <w:rsid w:val="00EB35CD"/>
    <w:rsid w:val="00EB367A"/>
    <w:rsid w:val="00EB36D3"/>
    <w:rsid w:val="00EB36F9"/>
    <w:rsid w:val="00EB3737"/>
    <w:rsid w:val="00EB38E8"/>
    <w:rsid w:val="00EB3DC3"/>
    <w:rsid w:val="00EB3E81"/>
    <w:rsid w:val="00EB3E8A"/>
    <w:rsid w:val="00EB3F96"/>
    <w:rsid w:val="00EB405C"/>
    <w:rsid w:val="00EB40CB"/>
    <w:rsid w:val="00EB4148"/>
    <w:rsid w:val="00EB417E"/>
    <w:rsid w:val="00EB4190"/>
    <w:rsid w:val="00EB429B"/>
    <w:rsid w:val="00EB4548"/>
    <w:rsid w:val="00EB4597"/>
    <w:rsid w:val="00EB4800"/>
    <w:rsid w:val="00EB4A25"/>
    <w:rsid w:val="00EB4D16"/>
    <w:rsid w:val="00EB4DB0"/>
    <w:rsid w:val="00EB4DDB"/>
    <w:rsid w:val="00EB503C"/>
    <w:rsid w:val="00EB50AB"/>
    <w:rsid w:val="00EB5165"/>
    <w:rsid w:val="00EB51C6"/>
    <w:rsid w:val="00EB5486"/>
    <w:rsid w:val="00EB5A4A"/>
    <w:rsid w:val="00EB5B2D"/>
    <w:rsid w:val="00EB5B38"/>
    <w:rsid w:val="00EB62C4"/>
    <w:rsid w:val="00EB6368"/>
    <w:rsid w:val="00EB6399"/>
    <w:rsid w:val="00EB67CF"/>
    <w:rsid w:val="00EB67FD"/>
    <w:rsid w:val="00EB6A7E"/>
    <w:rsid w:val="00EB6A8A"/>
    <w:rsid w:val="00EB6AD5"/>
    <w:rsid w:val="00EB6AD8"/>
    <w:rsid w:val="00EB6AFD"/>
    <w:rsid w:val="00EB6B54"/>
    <w:rsid w:val="00EB6D52"/>
    <w:rsid w:val="00EB6D67"/>
    <w:rsid w:val="00EB6FD5"/>
    <w:rsid w:val="00EB70DF"/>
    <w:rsid w:val="00EB7174"/>
    <w:rsid w:val="00EB74EB"/>
    <w:rsid w:val="00EB769F"/>
    <w:rsid w:val="00EB7996"/>
    <w:rsid w:val="00EB7D3F"/>
    <w:rsid w:val="00EB7EE8"/>
    <w:rsid w:val="00EB7F52"/>
    <w:rsid w:val="00EB7F60"/>
    <w:rsid w:val="00EC0121"/>
    <w:rsid w:val="00EC0156"/>
    <w:rsid w:val="00EC0187"/>
    <w:rsid w:val="00EC018B"/>
    <w:rsid w:val="00EC01F1"/>
    <w:rsid w:val="00EC02E6"/>
    <w:rsid w:val="00EC04D8"/>
    <w:rsid w:val="00EC0551"/>
    <w:rsid w:val="00EC0673"/>
    <w:rsid w:val="00EC07D6"/>
    <w:rsid w:val="00EC091B"/>
    <w:rsid w:val="00EC0CF3"/>
    <w:rsid w:val="00EC0ECC"/>
    <w:rsid w:val="00EC0FB7"/>
    <w:rsid w:val="00EC12BF"/>
    <w:rsid w:val="00EC136D"/>
    <w:rsid w:val="00EC1388"/>
    <w:rsid w:val="00EC1423"/>
    <w:rsid w:val="00EC14BC"/>
    <w:rsid w:val="00EC14F1"/>
    <w:rsid w:val="00EC1508"/>
    <w:rsid w:val="00EC1880"/>
    <w:rsid w:val="00EC19A1"/>
    <w:rsid w:val="00EC1B85"/>
    <w:rsid w:val="00EC1E3B"/>
    <w:rsid w:val="00EC1F23"/>
    <w:rsid w:val="00EC1FE2"/>
    <w:rsid w:val="00EC20E8"/>
    <w:rsid w:val="00EC22DC"/>
    <w:rsid w:val="00EC252B"/>
    <w:rsid w:val="00EC26C1"/>
    <w:rsid w:val="00EC2856"/>
    <w:rsid w:val="00EC2B52"/>
    <w:rsid w:val="00EC2C50"/>
    <w:rsid w:val="00EC2CCA"/>
    <w:rsid w:val="00EC2EBC"/>
    <w:rsid w:val="00EC3006"/>
    <w:rsid w:val="00EC3007"/>
    <w:rsid w:val="00EC31E3"/>
    <w:rsid w:val="00EC3492"/>
    <w:rsid w:val="00EC3803"/>
    <w:rsid w:val="00EC38EE"/>
    <w:rsid w:val="00EC39E0"/>
    <w:rsid w:val="00EC3AA5"/>
    <w:rsid w:val="00EC4009"/>
    <w:rsid w:val="00EC415D"/>
    <w:rsid w:val="00EC42C6"/>
    <w:rsid w:val="00EC46B3"/>
    <w:rsid w:val="00EC47E6"/>
    <w:rsid w:val="00EC4B42"/>
    <w:rsid w:val="00EC4C39"/>
    <w:rsid w:val="00EC4CDD"/>
    <w:rsid w:val="00EC4E98"/>
    <w:rsid w:val="00EC5479"/>
    <w:rsid w:val="00EC54EC"/>
    <w:rsid w:val="00EC55FB"/>
    <w:rsid w:val="00EC5615"/>
    <w:rsid w:val="00EC5699"/>
    <w:rsid w:val="00EC584E"/>
    <w:rsid w:val="00EC59DF"/>
    <w:rsid w:val="00EC5CC6"/>
    <w:rsid w:val="00EC5FE4"/>
    <w:rsid w:val="00EC6080"/>
    <w:rsid w:val="00EC60A7"/>
    <w:rsid w:val="00EC618D"/>
    <w:rsid w:val="00EC621F"/>
    <w:rsid w:val="00EC62AF"/>
    <w:rsid w:val="00EC62FF"/>
    <w:rsid w:val="00EC65FA"/>
    <w:rsid w:val="00EC677B"/>
    <w:rsid w:val="00EC68F7"/>
    <w:rsid w:val="00EC692F"/>
    <w:rsid w:val="00EC6A04"/>
    <w:rsid w:val="00EC6A55"/>
    <w:rsid w:val="00EC6CD4"/>
    <w:rsid w:val="00EC6D7C"/>
    <w:rsid w:val="00EC6E61"/>
    <w:rsid w:val="00EC7004"/>
    <w:rsid w:val="00EC7245"/>
    <w:rsid w:val="00EC73D4"/>
    <w:rsid w:val="00EC7499"/>
    <w:rsid w:val="00EC7578"/>
    <w:rsid w:val="00EC76EA"/>
    <w:rsid w:val="00EC7706"/>
    <w:rsid w:val="00EC77E6"/>
    <w:rsid w:val="00EC792F"/>
    <w:rsid w:val="00EC7C11"/>
    <w:rsid w:val="00EC7E28"/>
    <w:rsid w:val="00EC7E41"/>
    <w:rsid w:val="00ED000B"/>
    <w:rsid w:val="00ED00E4"/>
    <w:rsid w:val="00ED015E"/>
    <w:rsid w:val="00ED01B0"/>
    <w:rsid w:val="00ED0280"/>
    <w:rsid w:val="00ED03CC"/>
    <w:rsid w:val="00ED0642"/>
    <w:rsid w:val="00ED06A2"/>
    <w:rsid w:val="00ED06EB"/>
    <w:rsid w:val="00ED080B"/>
    <w:rsid w:val="00ED0911"/>
    <w:rsid w:val="00ED0A2F"/>
    <w:rsid w:val="00ED0C11"/>
    <w:rsid w:val="00ED0F98"/>
    <w:rsid w:val="00ED1137"/>
    <w:rsid w:val="00ED126C"/>
    <w:rsid w:val="00ED1652"/>
    <w:rsid w:val="00ED170E"/>
    <w:rsid w:val="00ED174F"/>
    <w:rsid w:val="00ED17F0"/>
    <w:rsid w:val="00ED186B"/>
    <w:rsid w:val="00ED188D"/>
    <w:rsid w:val="00ED1A2C"/>
    <w:rsid w:val="00ED1A69"/>
    <w:rsid w:val="00ED1C03"/>
    <w:rsid w:val="00ED1DF9"/>
    <w:rsid w:val="00ED1F23"/>
    <w:rsid w:val="00ED25E9"/>
    <w:rsid w:val="00ED2634"/>
    <w:rsid w:val="00ED28A4"/>
    <w:rsid w:val="00ED28AF"/>
    <w:rsid w:val="00ED2999"/>
    <w:rsid w:val="00ED2CA2"/>
    <w:rsid w:val="00ED2E5A"/>
    <w:rsid w:val="00ED30F3"/>
    <w:rsid w:val="00ED31D6"/>
    <w:rsid w:val="00ED320D"/>
    <w:rsid w:val="00ED3218"/>
    <w:rsid w:val="00ED3615"/>
    <w:rsid w:val="00ED36B2"/>
    <w:rsid w:val="00ED3BB2"/>
    <w:rsid w:val="00ED3E3D"/>
    <w:rsid w:val="00ED3F4C"/>
    <w:rsid w:val="00ED4195"/>
    <w:rsid w:val="00ED41F0"/>
    <w:rsid w:val="00ED437D"/>
    <w:rsid w:val="00ED4691"/>
    <w:rsid w:val="00ED496E"/>
    <w:rsid w:val="00ED49AA"/>
    <w:rsid w:val="00ED4BDE"/>
    <w:rsid w:val="00ED4F76"/>
    <w:rsid w:val="00ED4FBA"/>
    <w:rsid w:val="00ED4FCA"/>
    <w:rsid w:val="00ED56E0"/>
    <w:rsid w:val="00ED580A"/>
    <w:rsid w:val="00ED58B6"/>
    <w:rsid w:val="00ED5FF4"/>
    <w:rsid w:val="00ED6B77"/>
    <w:rsid w:val="00ED6D49"/>
    <w:rsid w:val="00ED6D76"/>
    <w:rsid w:val="00ED6FA4"/>
    <w:rsid w:val="00ED6FD2"/>
    <w:rsid w:val="00ED6FF9"/>
    <w:rsid w:val="00ED7026"/>
    <w:rsid w:val="00ED7053"/>
    <w:rsid w:val="00ED7138"/>
    <w:rsid w:val="00ED71C4"/>
    <w:rsid w:val="00ED75D1"/>
    <w:rsid w:val="00ED767C"/>
    <w:rsid w:val="00ED76DE"/>
    <w:rsid w:val="00ED7763"/>
    <w:rsid w:val="00ED785B"/>
    <w:rsid w:val="00ED78B4"/>
    <w:rsid w:val="00ED7909"/>
    <w:rsid w:val="00ED7920"/>
    <w:rsid w:val="00ED7DDA"/>
    <w:rsid w:val="00ED7F9C"/>
    <w:rsid w:val="00EE0018"/>
    <w:rsid w:val="00EE004A"/>
    <w:rsid w:val="00EE0298"/>
    <w:rsid w:val="00EE04FB"/>
    <w:rsid w:val="00EE05FD"/>
    <w:rsid w:val="00EE066F"/>
    <w:rsid w:val="00EE0797"/>
    <w:rsid w:val="00EE07D7"/>
    <w:rsid w:val="00EE087B"/>
    <w:rsid w:val="00EE09E9"/>
    <w:rsid w:val="00EE0A8F"/>
    <w:rsid w:val="00EE0CD7"/>
    <w:rsid w:val="00EE0E1E"/>
    <w:rsid w:val="00EE0F27"/>
    <w:rsid w:val="00EE0FAD"/>
    <w:rsid w:val="00EE0FD6"/>
    <w:rsid w:val="00EE172C"/>
    <w:rsid w:val="00EE1737"/>
    <w:rsid w:val="00EE1A8A"/>
    <w:rsid w:val="00EE1C8B"/>
    <w:rsid w:val="00EE1C9B"/>
    <w:rsid w:val="00EE1D29"/>
    <w:rsid w:val="00EE1D70"/>
    <w:rsid w:val="00EE213A"/>
    <w:rsid w:val="00EE2191"/>
    <w:rsid w:val="00EE220E"/>
    <w:rsid w:val="00EE221A"/>
    <w:rsid w:val="00EE222C"/>
    <w:rsid w:val="00EE23C8"/>
    <w:rsid w:val="00EE2420"/>
    <w:rsid w:val="00EE2482"/>
    <w:rsid w:val="00EE257A"/>
    <w:rsid w:val="00EE2886"/>
    <w:rsid w:val="00EE2B6B"/>
    <w:rsid w:val="00EE2C95"/>
    <w:rsid w:val="00EE2F50"/>
    <w:rsid w:val="00EE2F67"/>
    <w:rsid w:val="00EE2F68"/>
    <w:rsid w:val="00EE3009"/>
    <w:rsid w:val="00EE30AB"/>
    <w:rsid w:val="00EE320F"/>
    <w:rsid w:val="00EE331B"/>
    <w:rsid w:val="00EE34E3"/>
    <w:rsid w:val="00EE35A8"/>
    <w:rsid w:val="00EE3660"/>
    <w:rsid w:val="00EE36B7"/>
    <w:rsid w:val="00EE36DC"/>
    <w:rsid w:val="00EE386C"/>
    <w:rsid w:val="00EE3964"/>
    <w:rsid w:val="00EE39CC"/>
    <w:rsid w:val="00EE3A21"/>
    <w:rsid w:val="00EE3D94"/>
    <w:rsid w:val="00EE3F34"/>
    <w:rsid w:val="00EE3FC7"/>
    <w:rsid w:val="00EE4207"/>
    <w:rsid w:val="00EE422F"/>
    <w:rsid w:val="00EE4399"/>
    <w:rsid w:val="00EE45DD"/>
    <w:rsid w:val="00EE473B"/>
    <w:rsid w:val="00EE48F9"/>
    <w:rsid w:val="00EE4A11"/>
    <w:rsid w:val="00EE4B05"/>
    <w:rsid w:val="00EE4B4F"/>
    <w:rsid w:val="00EE4D83"/>
    <w:rsid w:val="00EE4E2D"/>
    <w:rsid w:val="00EE4F6C"/>
    <w:rsid w:val="00EE4FA3"/>
    <w:rsid w:val="00EE4FBA"/>
    <w:rsid w:val="00EE50F0"/>
    <w:rsid w:val="00EE5129"/>
    <w:rsid w:val="00EE53A1"/>
    <w:rsid w:val="00EE5404"/>
    <w:rsid w:val="00EE54FB"/>
    <w:rsid w:val="00EE56C0"/>
    <w:rsid w:val="00EE5843"/>
    <w:rsid w:val="00EE585E"/>
    <w:rsid w:val="00EE58AD"/>
    <w:rsid w:val="00EE5924"/>
    <w:rsid w:val="00EE5B3A"/>
    <w:rsid w:val="00EE5C38"/>
    <w:rsid w:val="00EE5CD1"/>
    <w:rsid w:val="00EE5E38"/>
    <w:rsid w:val="00EE6101"/>
    <w:rsid w:val="00EE63B6"/>
    <w:rsid w:val="00EE6410"/>
    <w:rsid w:val="00EE656A"/>
    <w:rsid w:val="00EE67CF"/>
    <w:rsid w:val="00EE687E"/>
    <w:rsid w:val="00EE6B2D"/>
    <w:rsid w:val="00EE6C54"/>
    <w:rsid w:val="00EE6E61"/>
    <w:rsid w:val="00EE6F6B"/>
    <w:rsid w:val="00EE6FEA"/>
    <w:rsid w:val="00EE708B"/>
    <w:rsid w:val="00EE7149"/>
    <w:rsid w:val="00EE7208"/>
    <w:rsid w:val="00EE7521"/>
    <w:rsid w:val="00EE776F"/>
    <w:rsid w:val="00EE78E8"/>
    <w:rsid w:val="00EE7917"/>
    <w:rsid w:val="00EE7B4F"/>
    <w:rsid w:val="00EE7B5B"/>
    <w:rsid w:val="00EE7BDB"/>
    <w:rsid w:val="00EE7C06"/>
    <w:rsid w:val="00EE7E0C"/>
    <w:rsid w:val="00EE7E44"/>
    <w:rsid w:val="00EE7EFC"/>
    <w:rsid w:val="00EE7F50"/>
    <w:rsid w:val="00EF02E5"/>
    <w:rsid w:val="00EF0581"/>
    <w:rsid w:val="00EF0995"/>
    <w:rsid w:val="00EF0AD4"/>
    <w:rsid w:val="00EF0B96"/>
    <w:rsid w:val="00EF0BBC"/>
    <w:rsid w:val="00EF0CC6"/>
    <w:rsid w:val="00EF0F06"/>
    <w:rsid w:val="00EF0FDE"/>
    <w:rsid w:val="00EF1324"/>
    <w:rsid w:val="00EF1673"/>
    <w:rsid w:val="00EF16E3"/>
    <w:rsid w:val="00EF1A9D"/>
    <w:rsid w:val="00EF1B21"/>
    <w:rsid w:val="00EF1B83"/>
    <w:rsid w:val="00EF1D9A"/>
    <w:rsid w:val="00EF1DB6"/>
    <w:rsid w:val="00EF1E48"/>
    <w:rsid w:val="00EF1F75"/>
    <w:rsid w:val="00EF2028"/>
    <w:rsid w:val="00EF2072"/>
    <w:rsid w:val="00EF20F6"/>
    <w:rsid w:val="00EF211A"/>
    <w:rsid w:val="00EF2197"/>
    <w:rsid w:val="00EF2227"/>
    <w:rsid w:val="00EF22AC"/>
    <w:rsid w:val="00EF2534"/>
    <w:rsid w:val="00EF2554"/>
    <w:rsid w:val="00EF2652"/>
    <w:rsid w:val="00EF28F7"/>
    <w:rsid w:val="00EF2B04"/>
    <w:rsid w:val="00EF2BD6"/>
    <w:rsid w:val="00EF2EBB"/>
    <w:rsid w:val="00EF30BE"/>
    <w:rsid w:val="00EF30D6"/>
    <w:rsid w:val="00EF3299"/>
    <w:rsid w:val="00EF336A"/>
    <w:rsid w:val="00EF33D7"/>
    <w:rsid w:val="00EF3462"/>
    <w:rsid w:val="00EF35D9"/>
    <w:rsid w:val="00EF367D"/>
    <w:rsid w:val="00EF379C"/>
    <w:rsid w:val="00EF38E3"/>
    <w:rsid w:val="00EF3B55"/>
    <w:rsid w:val="00EF3D7A"/>
    <w:rsid w:val="00EF3EF3"/>
    <w:rsid w:val="00EF4231"/>
    <w:rsid w:val="00EF43D9"/>
    <w:rsid w:val="00EF46EF"/>
    <w:rsid w:val="00EF4806"/>
    <w:rsid w:val="00EF4887"/>
    <w:rsid w:val="00EF49B6"/>
    <w:rsid w:val="00EF49D0"/>
    <w:rsid w:val="00EF4B4A"/>
    <w:rsid w:val="00EF4E8F"/>
    <w:rsid w:val="00EF50A1"/>
    <w:rsid w:val="00EF5153"/>
    <w:rsid w:val="00EF519D"/>
    <w:rsid w:val="00EF52CB"/>
    <w:rsid w:val="00EF53C6"/>
    <w:rsid w:val="00EF545E"/>
    <w:rsid w:val="00EF5958"/>
    <w:rsid w:val="00EF5A39"/>
    <w:rsid w:val="00EF5A7B"/>
    <w:rsid w:val="00EF5AD9"/>
    <w:rsid w:val="00EF5DF5"/>
    <w:rsid w:val="00EF62B6"/>
    <w:rsid w:val="00EF6624"/>
    <w:rsid w:val="00EF665B"/>
    <w:rsid w:val="00EF667C"/>
    <w:rsid w:val="00EF6732"/>
    <w:rsid w:val="00EF6736"/>
    <w:rsid w:val="00EF683B"/>
    <w:rsid w:val="00EF6B55"/>
    <w:rsid w:val="00EF6CBA"/>
    <w:rsid w:val="00EF6DFA"/>
    <w:rsid w:val="00EF7166"/>
    <w:rsid w:val="00EF73E7"/>
    <w:rsid w:val="00EF74A2"/>
    <w:rsid w:val="00EF7885"/>
    <w:rsid w:val="00EF7A2E"/>
    <w:rsid w:val="00EF7BB1"/>
    <w:rsid w:val="00EF7F07"/>
    <w:rsid w:val="00EF7FE4"/>
    <w:rsid w:val="00F001CE"/>
    <w:rsid w:val="00F00339"/>
    <w:rsid w:val="00F00403"/>
    <w:rsid w:val="00F00644"/>
    <w:rsid w:val="00F006BC"/>
    <w:rsid w:val="00F008A0"/>
    <w:rsid w:val="00F008E9"/>
    <w:rsid w:val="00F00964"/>
    <w:rsid w:val="00F00988"/>
    <w:rsid w:val="00F00A2E"/>
    <w:rsid w:val="00F00AB1"/>
    <w:rsid w:val="00F00D7E"/>
    <w:rsid w:val="00F00EAF"/>
    <w:rsid w:val="00F00F11"/>
    <w:rsid w:val="00F00FB0"/>
    <w:rsid w:val="00F01093"/>
    <w:rsid w:val="00F010BA"/>
    <w:rsid w:val="00F010E7"/>
    <w:rsid w:val="00F014AE"/>
    <w:rsid w:val="00F0169C"/>
    <w:rsid w:val="00F01861"/>
    <w:rsid w:val="00F01A88"/>
    <w:rsid w:val="00F01A9A"/>
    <w:rsid w:val="00F01AAF"/>
    <w:rsid w:val="00F01EF2"/>
    <w:rsid w:val="00F01F90"/>
    <w:rsid w:val="00F01FAC"/>
    <w:rsid w:val="00F020E7"/>
    <w:rsid w:val="00F021D7"/>
    <w:rsid w:val="00F0240B"/>
    <w:rsid w:val="00F025EB"/>
    <w:rsid w:val="00F02662"/>
    <w:rsid w:val="00F02744"/>
    <w:rsid w:val="00F02A02"/>
    <w:rsid w:val="00F02BDB"/>
    <w:rsid w:val="00F02CC7"/>
    <w:rsid w:val="00F02E15"/>
    <w:rsid w:val="00F02E84"/>
    <w:rsid w:val="00F03126"/>
    <w:rsid w:val="00F0372F"/>
    <w:rsid w:val="00F03793"/>
    <w:rsid w:val="00F03881"/>
    <w:rsid w:val="00F03912"/>
    <w:rsid w:val="00F03991"/>
    <w:rsid w:val="00F03A4B"/>
    <w:rsid w:val="00F03BBC"/>
    <w:rsid w:val="00F03E67"/>
    <w:rsid w:val="00F03FFE"/>
    <w:rsid w:val="00F0438F"/>
    <w:rsid w:val="00F043AC"/>
    <w:rsid w:val="00F044AC"/>
    <w:rsid w:val="00F045E2"/>
    <w:rsid w:val="00F04716"/>
    <w:rsid w:val="00F047CA"/>
    <w:rsid w:val="00F04994"/>
    <w:rsid w:val="00F049C4"/>
    <w:rsid w:val="00F04C27"/>
    <w:rsid w:val="00F04EB6"/>
    <w:rsid w:val="00F0507E"/>
    <w:rsid w:val="00F05494"/>
    <w:rsid w:val="00F054D2"/>
    <w:rsid w:val="00F0552F"/>
    <w:rsid w:val="00F057C7"/>
    <w:rsid w:val="00F05B5A"/>
    <w:rsid w:val="00F05D72"/>
    <w:rsid w:val="00F05DF5"/>
    <w:rsid w:val="00F05EB5"/>
    <w:rsid w:val="00F05F13"/>
    <w:rsid w:val="00F05FF3"/>
    <w:rsid w:val="00F062CE"/>
    <w:rsid w:val="00F062F8"/>
    <w:rsid w:val="00F0632A"/>
    <w:rsid w:val="00F0652D"/>
    <w:rsid w:val="00F065BB"/>
    <w:rsid w:val="00F06835"/>
    <w:rsid w:val="00F06953"/>
    <w:rsid w:val="00F07079"/>
    <w:rsid w:val="00F071A4"/>
    <w:rsid w:val="00F07220"/>
    <w:rsid w:val="00F072D6"/>
    <w:rsid w:val="00F072E8"/>
    <w:rsid w:val="00F07393"/>
    <w:rsid w:val="00F0749C"/>
    <w:rsid w:val="00F0761E"/>
    <w:rsid w:val="00F07887"/>
    <w:rsid w:val="00F07C27"/>
    <w:rsid w:val="00F07D3A"/>
    <w:rsid w:val="00F07EFC"/>
    <w:rsid w:val="00F10104"/>
    <w:rsid w:val="00F10113"/>
    <w:rsid w:val="00F1018E"/>
    <w:rsid w:val="00F101A7"/>
    <w:rsid w:val="00F10239"/>
    <w:rsid w:val="00F1029C"/>
    <w:rsid w:val="00F102BD"/>
    <w:rsid w:val="00F103E5"/>
    <w:rsid w:val="00F104C9"/>
    <w:rsid w:val="00F105EB"/>
    <w:rsid w:val="00F10757"/>
    <w:rsid w:val="00F1080D"/>
    <w:rsid w:val="00F10991"/>
    <w:rsid w:val="00F10A5A"/>
    <w:rsid w:val="00F10A9B"/>
    <w:rsid w:val="00F10C10"/>
    <w:rsid w:val="00F1134C"/>
    <w:rsid w:val="00F1145A"/>
    <w:rsid w:val="00F11CE5"/>
    <w:rsid w:val="00F11E2F"/>
    <w:rsid w:val="00F120ED"/>
    <w:rsid w:val="00F12207"/>
    <w:rsid w:val="00F12219"/>
    <w:rsid w:val="00F123EE"/>
    <w:rsid w:val="00F1251A"/>
    <w:rsid w:val="00F125FA"/>
    <w:rsid w:val="00F12755"/>
    <w:rsid w:val="00F127C5"/>
    <w:rsid w:val="00F1293A"/>
    <w:rsid w:val="00F1297C"/>
    <w:rsid w:val="00F12B30"/>
    <w:rsid w:val="00F12BE8"/>
    <w:rsid w:val="00F12CFA"/>
    <w:rsid w:val="00F12DD0"/>
    <w:rsid w:val="00F12E8C"/>
    <w:rsid w:val="00F12E90"/>
    <w:rsid w:val="00F131E3"/>
    <w:rsid w:val="00F13256"/>
    <w:rsid w:val="00F13283"/>
    <w:rsid w:val="00F1330F"/>
    <w:rsid w:val="00F134C4"/>
    <w:rsid w:val="00F134F7"/>
    <w:rsid w:val="00F1363B"/>
    <w:rsid w:val="00F13908"/>
    <w:rsid w:val="00F13AAC"/>
    <w:rsid w:val="00F13B3B"/>
    <w:rsid w:val="00F140E0"/>
    <w:rsid w:val="00F14253"/>
    <w:rsid w:val="00F142BC"/>
    <w:rsid w:val="00F1431F"/>
    <w:rsid w:val="00F143B8"/>
    <w:rsid w:val="00F14430"/>
    <w:rsid w:val="00F145EB"/>
    <w:rsid w:val="00F145F9"/>
    <w:rsid w:val="00F145FA"/>
    <w:rsid w:val="00F14893"/>
    <w:rsid w:val="00F149CA"/>
    <w:rsid w:val="00F14B80"/>
    <w:rsid w:val="00F14BDF"/>
    <w:rsid w:val="00F14E7B"/>
    <w:rsid w:val="00F14EF6"/>
    <w:rsid w:val="00F14F49"/>
    <w:rsid w:val="00F15317"/>
    <w:rsid w:val="00F15329"/>
    <w:rsid w:val="00F153AB"/>
    <w:rsid w:val="00F15733"/>
    <w:rsid w:val="00F15740"/>
    <w:rsid w:val="00F15883"/>
    <w:rsid w:val="00F15935"/>
    <w:rsid w:val="00F15D85"/>
    <w:rsid w:val="00F15DB4"/>
    <w:rsid w:val="00F15EF9"/>
    <w:rsid w:val="00F15F4D"/>
    <w:rsid w:val="00F15FD4"/>
    <w:rsid w:val="00F1604F"/>
    <w:rsid w:val="00F165C8"/>
    <w:rsid w:val="00F16963"/>
    <w:rsid w:val="00F16ADF"/>
    <w:rsid w:val="00F16C2A"/>
    <w:rsid w:val="00F16FD5"/>
    <w:rsid w:val="00F172E3"/>
    <w:rsid w:val="00F17328"/>
    <w:rsid w:val="00F17517"/>
    <w:rsid w:val="00F1759C"/>
    <w:rsid w:val="00F17705"/>
    <w:rsid w:val="00F1771A"/>
    <w:rsid w:val="00F17991"/>
    <w:rsid w:val="00F179D8"/>
    <w:rsid w:val="00F17B12"/>
    <w:rsid w:val="00F17BAD"/>
    <w:rsid w:val="00F17BAF"/>
    <w:rsid w:val="00F17DE9"/>
    <w:rsid w:val="00F17F0E"/>
    <w:rsid w:val="00F20297"/>
    <w:rsid w:val="00F202E8"/>
    <w:rsid w:val="00F203B3"/>
    <w:rsid w:val="00F20506"/>
    <w:rsid w:val="00F20721"/>
    <w:rsid w:val="00F2073C"/>
    <w:rsid w:val="00F20833"/>
    <w:rsid w:val="00F20A4B"/>
    <w:rsid w:val="00F20B68"/>
    <w:rsid w:val="00F20C5F"/>
    <w:rsid w:val="00F20C63"/>
    <w:rsid w:val="00F20D1B"/>
    <w:rsid w:val="00F20F67"/>
    <w:rsid w:val="00F2118A"/>
    <w:rsid w:val="00F216B6"/>
    <w:rsid w:val="00F217C8"/>
    <w:rsid w:val="00F21A28"/>
    <w:rsid w:val="00F21A9B"/>
    <w:rsid w:val="00F21B06"/>
    <w:rsid w:val="00F21D92"/>
    <w:rsid w:val="00F220E9"/>
    <w:rsid w:val="00F223E8"/>
    <w:rsid w:val="00F2241C"/>
    <w:rsid w:val="00F22445"/>
    <w:rsid w:val="00F2252E"/>
    <w:rsid w:val="00F227CD"/>
    <w:rsid w:val="00F228F0"/>
    <w:rsid w:val="00F22A14"/>
    <w:rsid w:val="00F22B13"/>
    <w:rsid w:val="00F22C39"/>
    <w:rsid w:val="00F22C46"/>
    <w:rsid w:val="00F22CA6"/>
    <w:rsid w:val="00F22F57"/>
    <w:rsid w:val="00F23021"/>
    <w:rsid w:val="00F23246"/>
    <w:rsid w:val="00F232D7"/>
    <w:rsid w:val="00F2343D"/>
    <w:rsid w:val="00F23682"/>
    <w:rsid w:val="00F236AC"/>
    <w:rsid w:val="00F23A8E"/>
    <w:rsid w:val="00F23C26"/>
    <w:rsid w:val="00F23C71"/>
    <w:rsid w:val="00F23C93"/>
    <w:rsid w:val="00F23ED3"/>
    <w:rsid w:val="00F242F4"/>
    <w:rsid w:val="00F249CB"/>
    <w:rsid w:val="00F24B56"/>
    <w:rsid w:val="00F24C3B"/>
    <w:rsid w:val="00F24CD6"/>
    <w:rsid w:val="00F24E81"/>
    <w:rsid w:val="00F250D0"/>
    <w:rsid w:val="00F25105"/>
    <w:rsid w:val="00F253AD"/>
    <w:rsid w:val="00F254B6"/>
    <w:rsid w:val="00F255D6"/>
    <w:rsid w:val="00F25777"/>
    <w:rsid w:val="00F25778"/>
    <w:rsid w:val="00F258BA"/>
    <w:rsid w:val="00F25A78"/>
    <w:rsid w:val="00F25B7F"/>
    <w:rsid w:val="00F2608D"/>
    <w:rsid w:val="00F260BE"/>
    <w:rsid w:val="00F260DF"/>
    <w:rsid w:val="00F261DC"/>
    <w:rsid w:val="00F2623C"/>
    <w:rsid w:val="00F26277"/>
    <w:rsid w:val="00F2665D"/>
    <w:rsid w:val="00F266AB"/>
    <w:rsid w:val="00F2686F"/>
    <w:rsid w:val="00F268FD"/>
    <w:rsid w:val="00F26937"/>
    <w:rsid w:val="00F269C9"/>
    <w:rsid w:val="00F26BB3"/>
    <w:rsid w:val="00F26C36"/>
    <w:rsid w:val="00F26D1B"/>
    <w:rsid w:val="00F26D34"/>
    <w:rsid w:val="00F26F1A"/>
    <w:rsid w:val="00F270EA"/>
    <w:rsid w:val="00F270F0"/>
    <w:rsid w:val="00F27166"/>
    <w:rsid w:val="00F27379"/>
    <w:rsid w:val="00F27762"/>
    <w:rsid w:val="00F2789D"/>
    <w:rsid w:val="00F278A5"/>
    <w:rsid w:val="00F2795F"/>
    <w:rsid w:val="00F27A7A"/>
    <w:rsid w:val="00F27E4E"/>
    <w:rsid w:val="00F27EB7"/>
    <w:rsid w:val="00F30329"/>
    <w:rsid w:val="00F303D9"/>
    <w:rsid w:val="00F3046E"/>
    <w:rsid w:val="00F305C0"/>
    <w:rsid w:val="00F305E2"/>
    <w:rsid w:val="00F30668"/>
    <w:rsid w:val="00F3083D"/>
    <w:rsid w:val="00F30856"/>
    <w:rsid w:val="00F30B8E"/>
    <w:rsid w:val="00F3103B"/>
    <w:rsid w:val="00F31142"/>
    <w:rsid w:val="00F312CF"/>
    <w:rsid w:val="00F31639"/>
    <w:rsid w:val="00F31651"/>
    <w:rsid w:val="00F31AD7"/>
    <w:rsid w:val="00F31BF4"/>
    <w:rsid w:val="00F321F9"/>
    <w:rsid w:val="00F32213"/>
    <w:rsid w:val="00F32334"/>
    <w:rsid w:val="00F32614"/>
    <w:rsid w:val="00F326B2"/>
    <w:rsid w:val="00F3279B"/>
    <w:rsid w:val="00F32946"/>
    <w:rsid w:val="00F3296C"/>
    <w:rsid w:val="00F32A0C"/>
    <w:rsid w:val="00F32B70"/>
    <w:rsid w:val="00F32D7F"/>
    <w:rsid w:val="00F32E58"/>
    <w:rsid w:val="00F33328"/>
    <w:rsid w:val="00F333EB"/>
    <w:rsid w:val="00F334F5"/>
    <w:rsid w:val="00F336D5"/>
    <w:rsid w:val="00F337D0"/>
    <w:rsid w:val="00F33893"/>
    <w:rsid w:val="00F338CE"/>
    <w:rsid w:val="00F33973"/>
    <w:rsid w:val="00F33A0F"/>
    <w:rsid w:val="00F33B60"/>
    <w:rsid w:val="00F33E41"/>
    <w:rsid w:val="00F33F54"/>
    <w:rsid w:val="00F34308"/>
    <w:rsid w:val="00F343E1"/>
    <w:rsid w:val="00F344BC"/>
    <w:rsid w:val="00F346F7"/>
    <w:rsid w:val="00F34822"/>
    <w:rsid w:val="00F34909"/>
    <w:rsid w:val="00F349FE"/>
    <w:rsid w:val="00F34D04"/>
    <w:rsid w:val="00F34DF6"/>
    <w:rsid w:val="00F34E88"/>
    <w:rsid w:val="00F34EB1"/>
    <w:rsid w:val="00F34F43"/>
    <w:rsid w:val="00F351BA"/>
    <w:rsid w:val="00F35295"/>
    <w:rsid w:val="00F352C4"/>
    <w:rsid w:val="00F35346"/>
    <w:rsid w:val="00F35397"/>
    <w:rsid w:val="00F3579E"/>
    <w:rsid w:val="00F357DA"/>
    <w:rsid w:val="00F35845"/>
    <w:rsid w:val="00F3595A"/>
    <w:rsid w:val="00F35A65"/>
    <w:rsid w:val="00F35AF0"/>
    <w:rsid w:val="00F35C1E"/>
    <w:rsid w:val="00F35CE3"/>
    <w:rsid w:val="00F35F82"/>
    <w:rsid w:val="00F3609E"/>
    <w:rsid w:val="00F360D3"/>
    <w:rsid w:val="00F360EB"/>
    <w:rsid w:val="00F36330"/>
    <w:rsid w:val="00F363A9"/>
    <w:rsid w:val="00F36560"/>
    <w:rsid w:val="00F36682"/>
    <w:rsid w:val="00F369E7"/>
    <w:rsid w:val="00F36CCC"/>
    <w:rsid w:val="00F36D5C"/>
    <w:rsid w:val="00F36DCA"/>
    <w:rsid w:val="00F37025"/>
    <w:rsid w:val="00F3707F"/>
    <w:rsid w:val="00F3725D"/>
    <w:rsid w:val="00F377AF"/>
    <w:rsid w:val="00F37851"/>
    <w:rsid w:val="00F3797C"/>
    <w:rsid w:val="00F37B97"/>
    <w:rsid w:val="00F400C8"/>
    <w:rsid w:val="00F401B2"/>
    <w:rsid w:val="00F40246"/>
    <w:rsid w:val="00F402DD"/>
    <w:rsid w:val="00F404D0"/>
    <w:rsid w:val="00F40516"/>
    <w:rsid w:val="00F4060C"/>
    <w:rsid w:val="00F40A86"/>
    <w:rsid w:val="00F40CBF"/>
    <w:rsid w:val="00F40E5F"/>
    <w:rsid w:val="00F41007"/>
    <w:rsid w:val="00F413CE"/>
    <w:rsid w:val="00F41698"/>
    <w:rsid w:val="00F418B5"/>
    <w:rsid w:val="00F41B61"/>
    <w:rsid w:val="00F41C0B"/>
    <w:rsid w:val="00F41E7A"/>
    <w:rsid w:val="00F42030"/>
    <w:rsid w:val="00F42176"/>
    <w:rsid w:val="00F42181"/>
    <w:rsid w:val="00F424E5"/>
    <w:rsid w:val="00F42531"/>
    <w:rsid w:val="00F42B0C"/>
    <w:rsid w:val="00F42C83"/>
    <w:rsid w:val="00F43159"/>
    <w:rsid w:val="00F43174"/>
    <w:rsid w:val="00F43336"/>
    <w:rsid w:val="00F43A4D"/>
    <w:rsid w:val="00F43A74"/>
    <w:rsid w:val="00F43AF7"/>
    <w:rsid w:val="00F43B7A"/>
    <w:rsid w:val="00F440F6"/>
    <w:rsid w:val="00F44477"/>
    <w:rsid w:val="00F447B9"/>
    <w:rsid w:val="00F44828"/>
    <w:rsid w:val="00F449A3"/>
    <w:rsid w:val="00F44B6C"/>
    <w:rsid w:val="00F44E08"/>
    <w:rsid w:val="00F44E89"/>
    <w:rsid w:val="00F44F97"/>
    <w:rsid w:val="00F44FA4"/>
    <w:rsid w:val="00F450D2"/>
    <w:rsid w:val="00F454C0"/>
    <w:rsid w:val="00F455F8"/>
    <w:rsid w:val="00F45CAA"/>
    <w:rsid w:val="00F45E84"/>
    <w:rsid w:val="00F45E87"/>
    <w:rsid w:val="00F45F95"/>
    <w:rsid w:val="00F4617F"/>
    <w:rsid w:val="00F4621B"/>
    <w:rsid w:val="00F4639C"/>
    <w:rsid w:val="00F463C0"/>
    <w:rsid w:val="00F4641B"/>
    <w:rsid w:val="00F46E3C"/>
    <w:rsid w:val="00F46F32"/>
    <w:rsid w:val="00F47098"/>
    <w:rsid w:val="00F47583"/>
    <w:rsid w:val="00F476CC"/>
    <w:rsid w:val="00F47767"/>
    <w:rsid w:val="00F477B0"/>
    <w:rsid w:val="00F478E9"/>
    <w:rsid w:val="00F47986"/>
    <w:rsid w:val="00F47BC2"/>
    <w:rsid w:val="00F47D9F"/>
    <w:rsid w:val="00F47DA5"/>
    <w:rsid w:val="00F47E01"/>
    <w:rsid w:val="00F47E07"/>
    <w:rsid w:val="00F50044"/>
    <w:rsid w:val="00F502C6"/>
    <w:rsid w:val="00F505F6"/>
    <w:rsid w:val="00F5065F"/>
    <w:rsid w:val="00F50773"/>
    <w:rsid w:val="00F5090D"/>
    <w:rsid w:val="00F50AC6"/>
    <w:rsid w:val="00F50D1B"/>
    <w:rsid w:val="00F50E36"/>
    <w:rsid w:val="00F50E81"/>
    <w:rsid w:val="00F51010"/>
    <w:rsid w:val="00F51122"/>
    <w:rsid w:val="00F511E7"/>
    <w:rsid w:val="00F51346"/>
    <w:rsid w:val="00F513D8"/>
    <w:rsid w:val="00F51674"/>
    <w:rsid w:val="00F51794"/>
    <w:rsid w:val="00F517BC"/>
    <w:rsid w:val="00F51852"/>
    <w:rsid w:val="00F51896"/>
    <w:rsid w:val="00F519F1"/>
    <w:rsid w:val="00F51A98"/>
    <w:rsid w:val="00F51BAC"/>
    <w:rsid w:val="00F51C41"/>
    <w:rsid w:val="00F5200C"/>
    <w:rsid w:val="00F520BA"/>
    <w:rsid w:val="00F5210D"/>
    <w:rsid w:val="00F52171"/>
    <w:rsid w:val="00F5227A"/>
    <w:rsid w:val="00F528B6"/>
    <w:rsid w:val="00F52953"/>
    <w:rsid w:val="00F52AD1"/>
    <w:rsid w:val="00F52C51"/>
    <w:rsid w:val="00F53389"/>
    <w:rsid w:val="00F533D6"/>
    <w:rsid w:val="00F53418"/>
    <w:rsid w:val="00F535C0"/>
    <w:rsid w:val="00F53745"/>
    <w:rsid w:val="00F537D0"/>
    <w:rsid w:val="00F5399D"/>
    <w:rsid w:val="00F539F2"/>
    <w:rsid w:val="00F53A68"/>
    <w:rsid w:val="00F53C50"/>
    <w:rsid w:val="00F53C74"/>
    <w:rsid w:val="00F53FE4"/>
    <w:rsid w:val="00F54037"/>
    <w:rsid w:val="00F54038"/>
    <w:rsid w:val="00F5415B"/>
    <w:rsid w:val="00F541B8"/>
    <w:rsid w:val="00F5424D"/>
    <w:rsid w:val="00F542CB"/>
    <w:rsid w:val="00F543AE"/>
    <w:rsid w:val="00F54425"/>
    <w:rsid w:val="00F5442F"/>
    <w:rsid w:val="00F5473A"/>
    <w:rsid w:val="00F547D9"/>
    <w:rsid w:val="00F54984"/>
    <w:rsid w:val="00F54B3E"/>
    <w:rsid w:val="00F54C23"/>
    <w:rsid w:val="00F54CF3"/>
    <w:rsid w:val="00F551D8"/>
    <w:rsid w:val="00F5530C"/>
    <w:rsid w:val="00F55340"/>
    <w:rsid w:val="00F554FB"/>
    <w:rsid w:val="00F556FC"/>
    <w:rsid w:val="00F55935"/>
    <w:rsid w:val="00F55ABF"/>
    <w:rsid w:val="00F55ADB"/>
    <w:rsid w:val="00F55CBD"/>
    <w:rsid w:val="00F55D6D"/>
    <w:rsid w:val="00F55F0C"/>
    <w:rsid w:val="00F55FCF"/>
    <w:rsid w:val="00F5682F"/>
    <w:rsid w:val="00F56947"/>
    <w:rsid w:val="00F569EE"/>
    <w:rsid w:val="00F56AC6"/>
    <w:rsid w:val="00F56D85"/>
    <w:rsid w:val="00F56DAF"/>
    <w:rsid w:val="00F56DD1"/>
    <w:rsid w:val="00F56ECC"/>
    <w:rsid w:val="00F57048"/>
    <w:rsid w:val="00F570B2"/>
    <w:rsid w:val="00F571FA"/>
    <w:rsid w:val="00F57369"/>
    <w:rsid w:val="00F573D0"/>
    <w:rsid w:val="00F5742C"/>
    <w:rsid w:val="00F5747E"/>
    <w:rsid w:val="00F574E6"/>
    <w:rsid w:val="00F5756A"/>
    <w:rsid w:val="00F576F9"/>
    <w:rsid w:val="00F5780E"/>
    <w:rsid w:val="00F57C58"/>
    <w:rsid w:val="00F57D9E"/>
    <w:rsid w:val="00F600FD"/>
    <w:rsid w:val="00F60180"/>
    <w:rsid w:val="00F602EC"/>
    <w:rsid w:val="00F603A7"/>
    <w:rsid w:val="00F60464"/>
    <w:rsid w:val="00F60642"/>
    <w:rsid w:val="00F6096E"/>
    <w:rsid w:val="00F60D0C"/>
    <w:rsid w:val="00F60E0B"/>
    <w:rsid w:val="00F6113C"/>
    <w:rsid w:val="00F61148"/>
    <w:rsid w:val="00F611FC"/>
    <w:rsid w:val="00F61582"/>
    <w:rsid w:val="00F6162D"/>
    <w:rsid w:val="00F61797"/>
    <w:rsid w:val="00F617F7"/>
    <w:rsid w:val="00F61C42"/>
    <w:rsid w:val="00F61D0C"/>
    <w:rsid w:val="00F61D68"/>
    <w:rsid w:val="00F61F03"/>
    <w:rsid w:val="00F61F56"/>
    <w:rsid w:val="00F61FBC"/>
    <w:rsid w:val="00F6207A"/>
    <w:rsid w:val="00F62274"/>
    <w:rsid w:val="00F62360"/>
    <w:rsid w:val="00F62411"/>
    <w:rsid w:val="00F625D1"/>
    <w:rsid w:val="00F62896"/>
    <w:rsid w:val="00F629D6"/>
    <w:rsid w:val="00F62BD0"/>
    <w:rsid w:val="00F6313C"/>
    <w:rsid w:val="00F63307"/>
    <w:rsid w:val="00F63747"/>
    <w:rsid w:val="00F638EE"/>
    <w:rsid w:val="00F63B6C"/>
    <w:rsid w:val="00F63C9E"/>
    <w:rsid w:val="00F63E5F"/>
    <w:rsid w:val="00F640B6"/>
    <w:rsid w:val="00F641A0"/>
    <w:rsid w:val="00F64220"/>
    <w:rsid w:val="00F6429E"/>
    <w:rsid w:val="00F643F5"/>
    <w:rsid w:val="00F644D7"/>
    <w:rsid w:val="00F645CA"/>
    <w:rsid w:val="00F64894"/>
    <w:rsid w:val="00F64995"/>
    <w:rsid w:val="00F64A40"/>
    <w:rsid w:val="00F64A6D"/>
    <w:rsid w:val="00F64AC2"/>
    <w:rsid w:val="00F64CA0"/>
    <w:rsid w:val="00F64D69"/>
    <w:rsid w:val="00F64E0B"/>
    <w:rsid w:val="00F64E6A"/>
    <w:rsid w:val="00F64EDC"/>
    <w:rsid w:val="00F64FD8"/>
    <w:rsid w:val="00F6517A"/>
    <w:rsid w:val="00F65283"/>
    <w:rsid w:val="00F6530C"/>
    <w:rsid w:val="00F653B2"/>
    <w:rsid w:val="00F655BB"/>
    <w:rsid w:val="00F65735"/>
    <w:rsid w:val="00F65918"/>
    <w:rsid w:val="00F65A17"/>
    <w:rsid w:val="00F65AE5"/>
    <w:rsid w:val="00F65CFC"/>
    <w:rsid w:val="00F65D16"/>
    <w:rsid w:val="00F65E3F"/>
    <w:rsid w:val="00F65E49"/>
    <w:rsid w:val="00F6630E"/>
    <w:rsid w:val="00F663E7"/>
    <w:rsid w:val="00F663EE"/>
    <w:rsid w:val="00F66406"/>
    <w:rsid w:val="00F66580"/>
    <w:rsid w:val="00F665FF"/>
    <w:rsid w:val="00F66AAC"/>
    <w:rsid w:val="00F66AE1"/>
    <w:rsid w:val="00F66B2D"/>
    <w:rsid w:val="00F66C1A"/>
    <w:rsid w:val="00F67032"/>
    <w:rsid w:val="00F670FA"/>
    <w:rsid w:val="00F672D6"/>
    <w:rsid w:val="00F67583"/>
    <w:rsid w:val="00F676BA"/>
    <w:rsid w:val="00F67737"/>
    <w:rsid w:val="00F6774E"/>
    <w:rsid w:val="00F67784"/>
    <w:rsid w:val="00F6794A"/>
    <w:rsid w:val="00F679C6"/>
    <w:rsid w:val="00F67BFF"/>
    <w:rsid w:val="00F67C0D"/>
    <w:rsid w:val="00F67D45"/>
    <w:rsid w:val="00F67F78"/>
    <w:rsid w:val="00F7005B"/>
    <w:rsid w:val="00F701FF"/>
    <w:rsid w:val="00F7041E"/>
    <w:rsid w:val="00F7046A"/>
    <w:rsid w:val="00F705A8"/>
    <w:rsid w:val="00F705E2"/>
    <w:rsid w:val="00F7066C"/>
    <w:rsid w:val="00F7082C"/>
    <w:rsid w:val="00F7087F"/>
    <w:rsid w:val="00F70AD9"/>
    <w:rsid w:val="00F70E01"/>
    <w:rsid w:val="00F70E85"/>
    <w:rsid w:val="00F7108B"/>
    <w:rsid w:val="00F7116B"/>
    <w:rsid w:val="00F71386"/>
    <w:rsid w:val="00F716D3"/>
    <w:rsid w:val="00F71750"/>
    <w:rsid w:val="00F71833"/>
    <w:rsid w:val="00F71A1E"/>
    <w:rsid w:val="00F71B3B"/>
    <w:rsid w:val="00F71CE4"/>
    <w:rsid w:val="00F71F4B"/>
    <w:rsid w:val="00F720DD"/>
    <w:rsid w:val="00F72242"/>
    <w:rsid w:val="00F723CF"/>
    <w:rsid w:val="00F724E0"/>
    <w:rsid w:val="00F7252B"/>
    <w:rsid w:val="00F72728"/>
    <w:rsid w:val="00F72955"/>
    <w:rsid w:val="00F72BDB"/>
    <w:rsid w:val="00F72C34"/>
    <w:rsid w:val="00F72DFB"/>
    <w:rsid w:val="00F731B3"/>
    <w:rsid w:val="00F734CA"/>
    <w:rsid w:val="00F73538"/>
    <w:rsid w:val="00F736F7"/>
    <w:rsid w:val="00F73888"/>
    <w:rsid w:val="00F73951"/>
    <w:rsid w:val="00F739E2"/>
    <w:rsid w:val="00F73B31"/>
    <w:rsid w:val="00F73C0F"/>
    <w:rsid w:val="00F73C4F"/>
    <w:rsid w:val="00F73C82"/>
    <w:rsid w:val="00F73D16"/>
    <w:rsid w:val="00F741A0"/>
    <w:rsid w:val="00F7428F"/>
    <w:rsid w:val="00F742FD"/>
    <w:rsid w:val="00F74A2A"/>
    <w:rsid w:val="00F74AB2"/>
    <w:rsid w:val="00F74B7C"/>
    <w:rsid w:val="00F74C72"/>
    <w:rsid w:val="00F74CFE"/>
    <w:rsid w:val="00F74D7F"/>
    <w:rsid w:val="00F74EE0"/>
    <w:rsid w:val="00F74F63"/>
    <w:rsid w:val="00F74F67"/>
    <w:rsid w:val="00F7500C"/>
    <w:rsid w:val="00F750CC"/>
    <w:rsid w:val="00F75156"/>
    <w:rsid w:val="00F751AD"/>
    <w:rsid w:val="00F751B1"/>
    <w:rsid w:val="00F7520A"/>
    <w:rsid w:val="00F754DC"/>
    <w:rsid w:val="00F757C4"/>
    <w:rsid w:val="00F7593C"/>
    <w:rsid w:val="00F75A52"/>
    <w:rsid w:val="00F75B40"/>
    <w:rsid w:val="00F75C08"/>
    <w:rsid w:val="00F75C9E"/>
    <w:rsid w:val="00F75ED7"/>
    <w:rsid w:val="00F761BB"/>
    <w:rsid w:val="00F76242"/>
    <w:rsid w:val="00F76248"/>
    <w:rsid w:val="00F763F0"/>
    <w:rsid w:val="00F76407"/>
    <w:rsid w:val="00F767BA"/>
    <w:rsid w:val="00F767E4"/>
    <w:rsid w:val="00F76C12"/>
    <w:rsid w:val="00F76C56"/>
    <w:rsid w:val="00F76EE3"/>
    <w:rsid w:val="00F76F75"/>
    <w:rsid w:val="00F77030"/>
    <w:rsid w:val="00F770DD"/>
    <w:rsid w:val="00F77612"/>
    <w:rsid w:val="00F77729"/>
    <w:rsid w:val="00F77846"/>
    <w:rsid w:val="00F77B6A"/>
    <w:rsid w:val="00F77C69"/>
    <w:rsid w:val="00F77D2B"/>
    <w:rsid w:val="00F77D4B"/>
    <w:rsid w:val="00F77F40"/>
    <w:rsid w:val="00F77F50"/>
    <w:rsid w:val="00F77F75"/>
    <w:rsid w:val="00F801A2"/>
    <w:rsid w:val="00F8038D"/>
    <w:rsid w:val="00F806C1"/>
    <w:rsid w:val="00F806FD"/>
    <w:rsid w:val="00F80BAC"/>
    <w:rsid w:val="00F80CBA"/>
    <w:rsid w:val="00F80CD0"/>
    <w:rsid w:val="00F80D9D"/>
    <w:rsid w:val="00F81157"/>
    <w:rsid w:val="00F811CD"/>
    <w:rsid w:val="00F811F1"/>
    <w:rsid w:val="00F812AD"/>
    <w:rsid w:val="00F8142C"/>
    <w:rsid w:val="00F8148D"/>
    <w:rsid w:val="00F815FE"/>
    <w:rsid w:val="00F81896"/>
    <w:rsid w:val="00F818D1"/>
    <w:rsid w:val="00F818FA"/>
    <w:rsid w:val="00F81A78"/>
    <w:rsid w:val="00F81B96"/>
    <w:rsid w:val="00F81BC7"/>
    <w:rsid w:val="00F81C49"/>
    <w:rsid w:val="00F81E73"/>
    <w:rsid w:val="00F821AC"/>
    <w:rsid w:val="00F822A8"/>
    <w:rsid w:val="00F8238B"/>
    <w:rsid w:val="00F82638"/>
    <w:rsid w:val="00F826C4"/>
    <w:rsid w:val="00F82B0E"/>
    <w:rsid w:val="00F82CA8"/>
    <w:rsid w:val="00F82F7F"/>
    <w:rsid w:val="00F83002"/>
    <w:rsid w:val="00F831CE"/>
    <w:rsid w:val="00F832D4"/>
    <w:rsid w:val="00F833DA"/>
    <w:rsid w:val="00F8367A"/>
    <w:rsid w:val="00F83686"/>
    <w:rsid w:val="00F836D0"/>
    <w:rsid w:val="00F83724"/>
    <w:rsid w:val="00F8376C"/>
    <w:rsid w:val="00F838CA"/>
    <w:rsid w:val="00F83A03"/>
    <w:rsid w:val="00F83A31"/>
    <w:rsid w:val="00F83ACD"/>
    <w:rsid w:val="00F83B71"/>
    <w:rsid w:val="00F83C11"/>
    <w:rsid w:val="00F83C46"/>
    <w:rsid w:val="00F83C7F"/>
    <w:rsid w:val="00F83D7B"/>
    <w:rsid w:val="00F83FCC"/>
    <w:rsid w:val="00F8411A"/>
    <w:rsid w:val="00F841D3"/>
    <w:rsid w:val="00F842E1"/>
    <w:rsid w:val="00F84801"/>
    <w:rsid w:val="00F8493C"/>
    <w:rsid w:val="00F84CBF"/>
    <w:rsid w:val="00F84D01"/>
    <w:rsid w:val="00F84ED1"/>
    <w:rsid w:val="00F8515B"/>
    <w:rsid w:val="00F85176"/>
    <w:rsid w:val="00F851BE"/>
    <w:rsid w:val="00F852B7"/>
    <w:rsid w:val="00F853B5"/>
    <w:rsid w:val="00F853FA"/>
    <w:rsid w:val="00F8544F"/>
    <w:rsid w:val="00F8553D"/>
    <w:rsid w:val="00F85677"/>
    <w:rsid w:val="00F85880"/>
    <w:rsid w:val="00F8596C"/>
    <w:rsid w:val="00F85C6A"/>
    <w:rsid w:val="00F85C8B"/>
    <w:rsid w:val="00F85E3C"/>
    <w:rsid w:val="00F86056"/>
    <w:rsid w:val="00F86596"/>
    <w:rsid w:val="00F86753"/>
    <w:rsid w:val="00F86807"/>
    <w:rsid w:val="00F8699C"/>
    <w:rsid w:val="00F86B15"/>
    <w:rsid w:val="00F86CE8"/>
    <w:rsid w:val="00F86DF2"/>
    <w:rsid w:val="00F8701F"/>
    <w:rsid w:val="00F87453"/>
    <w:rsid w:val="00F874CD"/>
    <w:rsid w:val="00F87567"/>
    <w:rsid w:val="00F879BF"/>
    <w:rsid w:val="00F87AEA"/>
    <w:rsid w:val="00F87CAA"/>
    <w:rsid w:val="00F87F67"/>
    <w:rsid w:val="00F900AD"/>
    <w:rsid w:val="00F90135"/>
    <w:rsid w:val="00F90246"/>
    <w:rsid w:val="00F9024D"/>
    <w:rsid w:val="00F903E3"/>
    <w:rsid w:val="00F90418"/>
    <w:rsid w:val="00F9058D"/>
    <w:rsid w:val="00F9070C"/>
    <w:rsid w:val="00F90B0F"/>
    <w:rsid w:val="00F90D8B"/>
    <w:rsid w:val="00F90E6D"/>
    <w:rsid w:val="00F9106F"/>
    <w:rsid w:val="00F912FF"/>
    <w:rsid w:val="00F91399"/>
    <w:rsid w:val="00F913B9"/>
    <w:rsid w:val="00F91423"/>
    <w:rsid w:val="00F9171F"/>
    <w:rsid w:val="00F91991"/>
    <w:rsid w:val="00F919D9"/>
    <w:rsid w:val="00F91D12"/>
    <w:rsid w:val="00F91EE8"/>
    <w:rsid w:val="00F92059"/>
    <w:rsid w:val="00F92062"/>
    <w:rsid w:val="00F920A4"/>
    <w:rsid w:val="00F921F8"/>
    <w:rsid w:val="00F92208"/>
    <w:rsid w:val="00F92487"/>
    <w:rsid w:val="00F926CF"/>
    <w:rsid w:val="00F92764"/>
    <w:rsid w:val="00F928B7"/>
    <w:rsid w:val="00F929FD"/>
    <w:rsid w:val="00F92A0C"/>
    <w:rsid w:val="00F92A87"/>
    <w:rsid w:val="00F92AC3"/>
    <w:rsid w:val="00F92B7C"/>
    <w:rsid w:val="00F92CD3"/>
    <w:rsid w:val="00F92DFC"/>
    <w:rsid w:val="00F9309B"/>
    <w:rsid w:val="00F931EB"/>
    <w:rsid w:val="00F93258"/>
    <w:rsid w:val="00F9353A"/>
    <w:rsid w:val="00F93813"/>
    <w:rsid w:val="00F93853"/>
    <w:rsid w:val="00F93887"/>
    <w:rsid w:val="00F9388F"/>
    <w:rsid w:val="00F938E1"/>
    <w:rsid w:val="00F93B1F"/>
    <w:rsid w:val="00F93C81"/>
    <w:rsid w:val="00F93E2E"/>
    <w:rsid w:val="00F941B5"/>
    <w:rsid w:val="00F9422A"/>
    <w:rsid w:val="00F94310"/>
    <w:rsid w:val="00F94418"/>
    <w:rsid w:val="00F9453F"/>
    <w:rsid w:val="00F946D5"/>
    <w:rsid w:val="00F94955"/>
    <w:rsid w:val="00F9567A"/>
    <w:rsid w:val="00F958C2"/>
    <w:rsid w:val="00F959BE"/>
    <w:rsid w:val="00F95DF0"/>
    <w:rsid w:val="00F95EC2"/>
    <w:rsid w:val="00F95F17"/>
    <w:rsid w:val="00F95F66"/>
    <w:rsid w:val="00F960FE"/>
    <w:rsid w:val="00F961C1"/>
    <w:rsid w:val="00F9645B"/>
    <w:rsid w:val="00F964AD"/>
    <w:rsid w:val="00F9652B"/>
    <w:rsid w:val="00F966E8"/>
    <w:rsid w:val="00F9680A"/>
    <w:rsid w:val="00F968C7"/>
    <w:rsid w:val="00F96A58"/>
    <w:rsid w:val="00F96B90"/>
    <w:rsid w:val="00F96C5C"/>
    <w:rsid w:val="00F96D00"/>
    <w:rsid w:val="00F96F2B"/>
    <w:rsid w:val="00F96F39"/>
    <w:rsid w:val="00F97007"/>
    <w:rsid w:val="00F971E7"/>
    <w:rsid w:val="00F9721A"/>
    <w:rsid w:val="00F9736B"/>
    <w:rsid w:val="00F973F5"/>
    <w:rsid w:val="00F9749B"/>
    <w:rsid w:val="00F9780B"/>
    <w:rsid w:val="00F97AAC"/>
    <w:rsid w:val="00F97BFB"/>
    <w:rsid w:val="00F97F32"/>
    <w:rsid w:val="00F97F51"/>
    <w:rsid w:val="00FA030B"/>
    <w:rsid w:val="00FA03AE"/>
    <w:rsid w:val="00FA03B7"/>
    <w:rsid w:val="00FA052E"/>
    <w:rsid w:val="00FA0708"/>
    <w:rsid w:val="00FA07E3"/>
    <w:rsid w:val="00FA0A58"/>
    <w:rsid w:val="00FA0B73"/>
    <w:rsid w:val="00FA0B99"/>
    <w:rsid w:val="00FA0C16"/>
    <w:rsid w:val="00FA0C60"/>
    <w:rsid w:val="00FA0E4F"/>
    <w:rsid w:val="00FA0FA7"/>
    <w:rsid w:val="00FA0FBE"/>
    <w:rsid w:val="00FA107E"/>
    <w:rsid w:val="00FA116D"/>
    <w:rsid w:val="00FA11A4"/>
    <w:rsid w:val="00FA12C1"/>
    <w:rsid w:val="00FA14F2"/>
    <w:rsid w:val="00FA1803"/>
    <w:rsid w:val="00FA1858"/>
    <w:rsid w:val="00FA1B70"/>
    <w:rsid w:val="00FA1EDC"/>
    <w:rsid w:val="00FA1F81"/>
    <w:rsid w:val="00FA207B"/>
    <w:rsid w:val="00FA2134"/>
    <w:rsid w:val="00FA2363"/>
    <w:rsid w:val="00FA252C"/>
    <w:rsid w:val="00FA2596"/>
    <w:rsid w:val="00FA261E"/>
    <w:rsid w:val="00FA280C"/>
    <w:rsid w:val="00FA2843"/>
    <w:rsid w:val="00FA2894"/>
    <w:rsid w:val="00FA2A34"/>
    <w:rsid w:val="00FA2B5D"/>
    <w:rsid w:val="00FA2C00"/>
    <w:rsid w:val="00FA2C5A"/>
    <w:rsid w:val="00FA2C65"/>
    <w:rsid w:val="00FA2D0C"/>
    <w:rsid w:val="00FA2D37"/>
    <w:rsid w:val="00FA2F09"/>
    <w:rsid w:val="00FA2F24"/>
    <w:rsid w:val="00FA30A7"/>
    <w:rsid w:val="00FA312E"/>
    <w:rsid w:val="00FA3225"/>
    <w:rsid w:val="00FA33B9"/>
    <w:rsid w:val="00FA3405"/>
    <w:rsid w:val="00FA3686"/>
    <w:rsid w:val="00FA37C4"/>
    <w:rsid w:val="00FA38E6"/>
    <w:rsid w:val="00FA38FD"/>
    <w:rsid w:val="00FA3977"/>
    <w:rsid w:val="00FA3A00"/>
    <w:rsid w:val="00FA3A63"/>
    <w:rsid w:val="00FA3ADC"/>
    <w:rsid w:val="00FA3C96"/>
    <w:rsid w:val="00FA3D89"/>
    <w:rsid w:val="00FA4037"/>
    <w:rsid w:val="00FA4046"/>
    <w:rsid w:val="00FA4068"/>
    <w:rsid w:val="00FA42E7"/>
    <w:rsid w:val="00FA4353"/>
    <w:rsid w:val="00FA43C6"/>
    <w:rsid w:val="00FA4637"/>
    <w:rsid w:val="00FA4667"/>
    <w:rsid w:val="00FA49A4"/>
    <w:rsid w:val="00FA49C4"/>
    <w:rsid w:val="00FA4A9A"/>
    <w:rsid w:val="00FA4B9A"/>
    <w:rsid w:val="00FA4C08"/>
    <w:rsid w:val="00FA4E4A"/>
    <w:rsid w:val="00FA4F2B"/>
    <w:rsid w:val="00FA509E"/>
    <w:rsid w:val="00FA50EE"/>
    <w:rsid w:val="00FA5190"/>
    <w:rsid w:val="00FA52BC"/>
    <w:rsid w:val="00FA5369"/>
    <w:rsid w:val="00FA5589"/>
    <w:rsid w:val="00FA5594"/>
    <w:rsid w:val="00FA58D9"/>
    <w:rsid w:val="00FA59E6"/>
    <w:rsid w:val="00FA5E05"/>
    <w:rsid w:val="00FA5E65"/>
    <w:rsid w:val="00FA5F2F"/>
    <w:rsid w:val="00FA60BC"/>
    <w:rsid w:val="00FA6403"/>
    <w:rsid w:val="00FA6655"/>
    <w:rsid w:val="00FA6658"/>
    <w:rsid w:val="00FA6A27"/>
    <w:rsid w:val="00FA6B5A"/>
    <w:rsid w:val="00FA6C73"/>
    <w:rsid w:val="00FA6DDF"/>
    <w:rsid w:val="00FA6E4E"/>
    <w:rsid w:val="00FA70E3"/>
    <w:rsid w:val="00FA719B"/>
    <w:rsid w:val="00FA72DC"/>
    <w:rsid w:val="00FA74A1"/>
    <w:rsid w:val="00FA7811"/>
    <w:rsid w:val="00FA785E"/>
    <w:rsid w:val="00FA7A25"/>
    <w:rsid w:val="00FA7CB6"/>
    <w:rsid w:val="00FA7D60"/>
    <w:rsid w:val="00FB00F8"/>
    <w:rsid w:val="00FB0113"/>
    <w:rsid w:val="00FB0760"/>
    <w:rsid w:val="00FB0802"/>
    <w:rsid w:val="00FB08B0"/>
    <w:rsid w:val="00FB0A7B"/>
    <w:rsid w:val="00FB0ABE"/>
    <w:rsid w:val="00FB0AD3"/>
    <w:rsid w:val="00FB0B63"/>
    <w:rsid w:val="00FB0BE8"/>
    <w:rsid w:val="00FB0FFC"/>
    <w:rsid w:val="00FB1268"/>
    <w:rsid w:val="00FB1345"/>
    <w:rsid w:val="00FB13BF"/>
    <w:rsid w:val="00FB156F"/>
    <w:rsid w:val="00FB1759"/>
    <w:rsid w:val="00FB180F"/>
    <w:rsid w:val="00FB1BB2"/>
    <w:rsid w:val="00FB1DBE"/>
    <w:rsid w:val="00FB1EF9"/>
    <w:rsid w:val="00FB215C"/>
    <w:rsid w:val="00FB23E2"/>
    <w:rsid w:val="00FB25E5"/>
    <w:rsid w:val="00FB27C8"/>
    <w:rsid w:val="00FB2893"/>
    <w:rsid w:val="00FB2E8C"/>
    <w:rsid w:val="00FB2F8C"/>
    <w:rsid w:val="00FB3167"/>
    <w:rsid w:val="00FB3274"/>
    <w:rsid w:val="00FB34CD"/>
    <w:rsid w:val="00FB37B7"/>
    <w:rsid w:val="00FB3DF5"/>
    <w:rsid w:val="00FB3FD7"/>
    <w:rsid w:val="00FB4062"/>
    <w:rsid w:val="00FB4090"/>
    <w:rsid w:val="00FB40DF"/>
    <w:rsid w:val="00FB4141"/>
    <w:rsid w:val="00FB42BE"/>
    <w:rsid w:val="00FB4359"/>
    <w:rsid w:val="00FB439B"/>
    <w:rsid w:val="00FB449C"/>
    <w:rsid w:val="00FB449F"/>
    <w:rsid w:val="00FB44A4"/>
    <w:rsid w:val="00FB474E"/>
    <w:rsid w:val="00FB4A0B"/>
    <w:rsid w:val="00FB4B20"/>
    <w:rsid w:val="00FB4BD5"/>
    <w:rsid w:val="00FB4C6F"/>
    <w:rsid w:val="00FB4CCB"/>
    <w:rsid w:val="00FB4D0A"/>
    <w:rsid w:val="00FB4D60"/>
    <w:rsid w:val="00FB4EE8"/>
    <w:rsid w:val="00FB504D"/>
    <w:rsid w:val="00FB505D"/>
    <w:rsid w:val="00FB5070"/>
    <w:rsid w:val="00FB5357"/>
    <w:rsid w:val="00FB55FB"/>
    <w:rsid w:val="00FB56C9"/>
    <w:rsid w:val="00FB5900"/>
    <w:rsid w:val="00FB5B12"/>
    <w:rsid w:val="00FB5C6D"/>
    <w:rsid w:val="00FB5D0B"/>
    <w:rsid w:val="00FB5D58"/>
    <w:rsid w:val="00FB5FD1"/>
    <w:rsid w:val="00FB6020"/>
    <w:rsid w:val="00FB6280"/>
    <w:rsid w:val="00FB633A"/>
    <w:rsid w:val="00FB650B"/>
    <w:rsid w:val="00FB657D"/>
    <w:rsid w:val="00FB67F2"/>
    <w:rsid w:val="00FB6982"/>
    <w:rsid w:val="00FB6AAB"/>
    <w:rsid w:val="00FB6AC3"/>
    <w:rsid w:val="00FB6C68"/>
    <w:rsid w:val="00FB6D6A"/>
    <w:rsid w:val="00FB6D7E"/>
    <w:rsid w:val="00FB6D98"/>
    <w:rsid w:val="00FB6E45"/>
    <w:rsid w:val="00FB6F47"/>
    <w:rsid w:val="00FB7336"/>
    <w:rsid w:val="00FB7406"/>
    <w:rsid w:val="00FB74F1"/>
    <w:rsid w:val="00FB75FE"/>
    <w:rsid w:val="00FB794C"/>
    <w:rsid w:val="00FB79C5"/>
    <w:rsid w:val="00FB7B20"/>
    <w:rsid w:val="00FB7F4A"/>
    <w:rsid w:val="00FB7FBF"/>
    <w:rsid w:val="00FC01F8"/>
    <w:rsid w:val="00FC0206"/>
    <w:rsid w:val="00FC0653"/>
    <w:rsid w:val="00FC0722"/>
    <w:rsid w:val="00FC0819"/>
    <w:rsid w:val="00FC092E"/>
    <w:rsid w:val="00FC0DC8"/>
    <w:rsid w:val="00FC0E06"/>
    <w:rsid w:val="00FC1818"/>
    <w:rsid w:val="00FC1C98"/>
    <w:rsid w:val="00FC1D2F"/>
    <w:rsid w:val="00FC1F88"/>
    <w:rsid w:val="00FC22DD"/>
    <w:rsid w:val="00FC236B"/>
    <w:rsid w:val="00FC23E5"/>
    <w:rsid w:val="00FC263E"/>
    <w:rsid w:val="00FC2654"/>
    <w:rsid w:val="00FC27E5"/>
    <w:rsid w:val="00FC293A"/>
    <w:rsid w:val="00FC2A11"/>
    <w:rsid w:val="00FC2ACC"/>
    <w:rsid w:val="00FC2B68"/>
    <w:rsid w:val="00FC2D54"/>
    <w:rsid w:val="00FC2D61"/>
    <w:rsid w:val="00FC2D82"/>
    <w:rsid w:val="00FC2DD8"/>
    <w:rsid w:val="00FC30C8"/>
    <w:rsid w:val="00FC31B0"/>
    <w:rsid w:val="00FC3261"/>
    <w:rsid w:val="00FC32C8"/>
    <w:rsid w:val="00FC3655"/>
    <w:rsid w:val="00FC36A6"/>
    <w:rsid w:val="00FC3731"/>
    <w:rsid w:val="00FC37CF"/>
    <w:rsid w:val="00FC3954"/>
    <w:rsid w:val="00FC3BB8"/>
    <w:rsid w:val="00FC410D"/>
    <w:rsid w:val="00FC425B"/>
    <w:rsid w:val="00FC43C8"/>
    <w:rsid w:val="00FC441A"/>
    <w:rsid w:val="00FC4831"/>
    <w:rsid w:val="00FC4893"/>
    <w:rsid w:val="00FC4AFA"/>
    <w:rsid w:val="00FC4B15"/>
    <w:rsid w:val="00FC4D53"/>
    <w:rsid w:val="00FC4D97"/>
    <w:rsid w:val="00FC4DF4"/>
    <w:rsid w:val="00FC4E9C"/>
    <w:rsid w:val="00FC5000"/>
    <w:rsid w:val="00FC50AD"/>
    <w:rsid w:val="00FC51E1"/>
    <w:rsid w:val="00FC5276"/>
    <w:rsid w:val="00FC5AD5"/>
    <w:rsid w:val="00FC5C5C"/>
    <w:rsid w:val="00FC5CD9"/>
    <w:rsid w:val="00FC5D79"/>
    <w:rsid w:val="00FC61D9"/>
    <w:rsid w:val="00FC6235"/>
    <w:rsid w:val="00FC64A5"/>
    <w:rsid w:val="00FC678D"/>
    <w:rsid w:val="00FC67F4"/>
    <w:rsid w:val="00FC681F"/>
    <w:rsid w:val="00FC69EA"/>
    <w:rsid w:val="00FC6DA2"/>
    <w:rsid w:val="00FC6DC1"/>
    <w:rsid w:val="00FC6E12"/>
    <w:rsid w:val="00FC70EE"/>
    <w:rsid w:val="00FC7390"/>
    <w:rsid w:val="00FC747F"/>
    <w:rsid w:val="00FC7553"/>
    <w:rsid w:val="00FC78F9"/>
    <w:rsid w:val="00FC79AA"/>
    <w:rsid w:val="00FC7B69"/>
    <w:rsid w:val="00FC7B70"/>
    <w:rsid w:val="00FC7BB3"/>
    <w:rsid w:val="00FC7C1F"/>
    <w:rsid w:val="00FC7D0C"/>
    <w:rsid w:val="00FD01B9"/>
    <w:rsid w:val="00FD01CF"/>
    <w:rsid w:val="00FD072D"/>
    <w:rsid w:val="00FD07CC"/>
    <w:rsid w:val="00FD0A9C"/>
    <w:rsid w:val="00FD0C39"/>
    <w:rsid w:val="00FD0C57"/>
    <w:rsid w:val="00FD0CB2"/>
    <w:rsid w:val="00FD0D15"/>
    <w:rsid w:val="00FD0DD0"/>
    <w:rsid w:val="00FD0E78"/>
    <w:rsid w:val="00FD0F24"/>
    <w:rsid w:val="00FD0F76"/>
    <w:rsid w:val="00FD11E7"/>
    <w:rsid w:val="00FD1453"/>
    <w:rsid w:val="00FD168C"/>
    <w:rsid w:val="00FD1A1C"/>
    <w:rsid w:val="00FD1B02"/>
    <w:rsid w:val="00FD1C5F"/>
    <w:rsid w:val="00FD1D98"/>
    <w:rsid w:val="00FD1DDA"/>
    <w:rsid w:val="00FD1DF3"/>
    <w:rsid w:val="00FD1ED8"/>
    <w:rsid w:val="00FD2070"/>
    <w:rsid w:val="00FD2116"/>
    <w:rsid w:val="00FD2223"/>
    <w:rsid w:val="00FD223C"/>
    <w:rsid w:val="00FD22BE"/>
    <w:rsid w:val="00FD2305"/>
    <w:rsid w:val="00FD2451"/>
    <w:rsid w:val="00FD2581"/>
    <w:rsid w:val="00FD27D8"/>
    <w:rsid w:val="00FD2A02"/>
    <w:rsid w:val="00FD2B11"/>
    <w:rsid w:val="00FD3014"/>
    <w:rsid w:val="00FD3256"/>
    <w:rsid w:val="00FD3279"/>
    <w:rsid w:val="00FD33EC"/>
    <w:rsid w:val="00FD3474"/>
    <w:rsid w:val="00FD34F5"/>
    <w:rsid w:val="00FD392E"/>
    <w:rsid w:val="00FD3AD5"/>
    <w:rsid w:val="00FD3B99"/>
    <w:rsid w:val="00FD3CBB"/>
    <w:rsid w:val="00FD3D22"/>
    <w:rsid w:val="00FD3DC3"/>
    <w:rsid w:val="00FD3F20"/>
    <w:rsid w:val="00FD3F6F"/>
    <w:rsid w:val="00FD4262"/>
    <w:rsid w:val="00FD4491"/>
    <w:rsid w:val="00FD44C7"/>
    <w:rsid w:val="00FD4617"/>
    <w:rsid w:val="00FD4649"/>
    <w:rsid w:val="00FD46DD"/>
    <w:rsid w:val="00FD4935"/>
    <w:rsid w:val="00FD4AB3"/>
    <w:rsid w:val="00FD4AE1"/>
    <w:rsid w:val="00FD4C16"/>
    <w:rsid w:val="00FD4C2D"/>
    <w:rsid w:val="00FD4D0D"/>
    <w:rsid w:val="00FD4E46"/>
    <w:rsid w:val="00FD4F84"/>
    <w:rsid w:val="00FD516F"/>
    <w:rsid w:val="00FD5463"/>
    <w:rsid w:val="00FD5611"/>
    <w:rsid w:val="00FD5682"/>
    <w:rsid w:val="00FD585E"/>
    <w:rsid w:val="00FD59A9"/>
    <w:rsid w:val="00FD5F02"/>
    <w:rsid w:val="00FD5F44"/>
    <w:rsid w:val="00FD6037"/>
    <w:rsid w:val="00FD60DC"/>
    <w:rsid w:val="00FD6257"/>
    <w:rsid w:val="00FD6503"/>
    <w:rsid w:val="00FD6520"/>
    <w:rsid w:val="00FD653C"/>
    <w:rsid w:val="00FD6652"/>
    <w:rsid w:val="00FD676C"/>
    <w:rsid w:val="00FD68EA"/>
    <w:rsid w:val="00FD6C45"/>
    <w:rsid w:val="00FD6CAC"/>
    <w:rsid w:val="00FD6E51"/>
    <w:rsid w:val="00FD70AD"/>
    <w:rsid w:val="00FD7301"/>
    <w:rsid w:val="00FD73A0"/>
    <w:rsid w:val="00FD7638"/>
    <w:rsid w:val="00FD7720"/>
    <w:rsid w:val="00FD77F7"/>
    <w:rsid w:val="00FD7842"/>
    <w:rsid w:val="00FD796F"/>
    <w:rsid w:val="00FD7990"/>
    <w:rsid w:val="00FD79E1"/>
    <w:rsid w:val="00FD7B3E"/>
    <w:rsid w:val="00FD7BB1"/>
    <w:rsid w:val="00FD7C4F"/>
    <w:rsid w:val="00FD7E10"/>
    <w:rsid w:val="00FD7E1A"/>
    <w:rsid w:val="00FE01E4"/>
    <w:rsid w:val="00FE035B"/>
    <w:rsid w:val="00FE03C8"/>
    <w:rsid w:val="00FE047D"/>
    <w:rsid w:val="00FE098B"/>
    <w:rsid w:val="00FE0A95"/>
    <w:rsid w:val="00FE0DA2"/>
    <w:rsid w:val="00FE0EAC"/>
    <w:rsid w:val="00FE0F34"/>
    <w:rsid w:val="00FE0F3F"/>
    <w:rsid w:val="00FE1040"/>
    <w:rsid w:val="00FE11EE"/>
    <w:rsid w:val="00FE12FB"/>
    <w:rsid w:val="00FE1631"/>
    <w:rsid w:val="00FE17B1"/>
    <w:rsid w:val="00FE1906"/>
    <w:rsid w:val="00FE1D09"/>
    <w:rsid w:val="00FE1E00"/>
    <w:rsid w:val="00FE1E09"/>
    <w:rsid w:val="00FE1FDE"/>
    <w:rsid w:val="00FE2349"/>
    <w:rsid w:val="00FE244B"/>
    <w:rsid w:val="00FE26AB"/>
    <w:rsid w:val="00FE2701"/>
    <w:rsid w:val="00FE2720"/>
    <w:rsid w:val="00FE2793"/>
    <w:rsid w:val="00FE2822"/>
    <w:rsid w:val="00FE29AA"/>
    <w:rsid w:val="00FE2A65"/>
    <w:rsid w:val="00FE2D7B"/>
    <w:rsid w:val="00FE2F1E"/>
    <w:rsid w:val="00FE3020"/>
    <w:rsid w:val="00FE32DF"/>
    <w:rsid w:val="00FE3513"/>
    <w:rsid w:val="00FE3583"/>
    <w:rsid w:val="00FE37D5"/>
    <w:rsid w:val="00FE38CB"/>
    <w:rsid w:val="00FE3911"/>
    <w:rsid w:val="00FE3984"/>
    <w:rsid w:val="00FE3B1C"/>
    <w:rsid w:val="00FE3D65"/>
    <w:rsid w:val="00FE40CB"/>
    <w:rsid w:val="00FE40F9"/>
    <w:rsid w:val="00FE4168"/>
    <w:rsid w:val="00FE41B6"/>
    <w:rsid w:val="00FE4370"/>
    <w:rsid w:val="00FE4373"/>
    <w:rsid w:val="00FE4423"/>
    <w:rsid w:val="00FE4455"/>
    <w:rsid w:val="00FE473B"/>
    <w:rsid w:val="00FE496B"/>
    <w:rsid w:val="00FE4A27"/>
    <w:rsid w:val="00FE4A36"/>
    <w:rsid w:val="00FE4C52"/>
    <w:rsid w:val="00FE4C8D"/>
    <w:rsid w:val="00FE4D80"/>
    <w:rsid w:val="00FE4DC7"/>
    <w:rsid w:val="00FE525E"/>
    <w:rsid w:val="00FE530F"/>
    <w:rsid w:val="00FE57D5"/>
    <w:rsid w:val="00FE5892"/>
    <w:rsid w:val="00FE59DA"/>
    <w:rsid w:val="00FE5AFD"/>
    <w:rsid w:val="00FE5C1B"/>
    <w:rsid w:val="00FE5EA3"/>
    <w:rsid w:val="00FE5FEA"/>
    <w:rsid w:val="00FE6617"/>
    <w:rsid w:val="00FE66A7"/>
    <w:rsid w:val="00FE672E"/>
    <w:rsid w:val="00FE69F8"/>
    <w:rsid w:val="00FE69FF"/>
    <w:rsid w:val="00FE6B49"/>
    <w:rsid w:val="00FE6C45"/>
    <w:rsid w:val="00FE6F5C"/>
    <w:rsid w:val="00FE7186"/>
    <w:rsid w:val="00FE71C5"/>
    <w:rsid w:val="00FE735A"/>
    <w:rsid w:val="00FE7494"/>
    <w:rsid w:val="00FE754D"/>
    <w:rsid w:val="00FE7A5B"/>
    <w:rsid w:val="00FE7A65"/>
    <w:rsid w:val="00FE7BEA"/>
    <w:rsid w:val="00FE7D30"/>
    <w:rsid w:val="00FE7E93"/>
    <w:rsid w:val="00FF0197"/>
    <w:rsid w:val="00FF05F3"/>
    <w:rsid w:val="00FF06F8"/>
    <w:rsid w:val="00FF077F"/>
    <w:rsid w:val="00FF07B6"/>
    <w:rsid w:val="00FF07F8"/>
    <w:rsid w:val="00FF0AEA"/>
    <w:rsid w:val="00FF0B38"/>
    <w:rsid w:val="00FF0D8F"/>
    <w:rsid w:val="00FF1050"/>
    <w:rsid w:val="00FF120F"/>
    <w:rsid w:val="00FF1248"/>
    <w:rsid w:val="00FF1507"/>
    <w:rsid w:val="00FF151B"/>
    <w:rsid w:val="00FF19ED"/>
    <w:rsid w:val="00FF1AEA"/>
    <w:rsid w:val="00FF2519"/>
    <w:rsid w:val="00FF2643"/>
    <w:rsid w:val="00FF2666"/>
    <w:rsid w:val="00FF266B"/>
    <w:rsid w:val="00FF2776"/>
    <w:rsid w:val="00FF2889"/>
    <w:rsid w:val="00FF2918"/>
    <w:rsid w:val="00FF29B2"/>
    <w:rsid w:val="00FF29E6"/>
    <w:rsid w:val="00FF2A7C"/>
    <w:rsid w:val="00FF2C22"/>
    <w:rsid w:val="00FF2C7E"/>
    <w:rsid w:val="00FF2DA8"/>
    <w:rsid w:val="00FF2E0C"/>
    <w:rsid w:val="00FF2EC3"/>
    <w:rsid w:val="00FF304E"/>
    <w:rsid w:val="00FF33E5"/>
    <w:rsid w:val="00FF3620"/>
    <w:rsid w:val="00FF387D"/>
    <w:rsid w:val="00FF391F"/>
    <w:rsid w:val="00FF3B07"/>
    <w:rsid w:val="00FF3BED"/>
    <w:rsid w:val="00FF3E16"/>
    <w:rsid w:val="00FF3EFB"/>
    <w:rsid w:val="00FF403D"/>
    <w:rsid w:val="00FF40EE"/>
    <w:rsid w:val="00FF41DC"/>
    <w:rsid w:val="00FF421B"/>
    <w:rsid w:val="00FF4378"/>
    <w:rsid w:val="00FF45ED"/>
    <w:rsid w:val="00FF47E6"/>
    <w:rsid w:val="00FF48B7"/>
    <w:rsid w:val="00FF4A1A"/>
    <w:rsid w:val="00FF4ADA"/>
    <w:rsid w:val="00FF4BED"/>
    <w:rsid w:val="00FF4CD0"/>
    <w:rsid w:val="00FF4F54"/>
    <w:rsid w:val="00FF5163"/>
    <w:rsid w:val="00FF51A5"/>
    <w:rsid w:val="00FF51E8"/>
    <w:rsid w:val="00FF5264"/>
    <w:rsid w:val="00FF5271"/>
    <w:rsid w:val="00FF53D4"/>
    <w:rsid w:val="00FF53F2"/>
    <w:rsid w:val="00FF5426"/>
    <w:rsid w:val="00FF54B3"/>
    <w:rsid w:val="00FF55E6"/>
    <w:rsid w:val="00FF5619"/>
    <w:rsid w:val="00FF5994"/>
    <w:rsid w:val="00FF5AAD"/>
    <w:rsid w:val="00FF5B93"/>
    <w:rsid w:val="00FF5B99"/>
    <w:rsid w:val="00FF5F6B"/>
    <w:rsid w:val="00FF6079"/>
    <w:rsid w:val="00FF60DE"/>
    <w:rsid w:val="00FF61F0"/>
    <w:rsid w:val="00FF6204"/>
    <w:rsid w:val="00FF6232"/>
    <w:rsid w:val="00FF62C1"/>
    <w:rsid w:val="00FF63CF"/>
    <w:rsid w:val="00FF654C"/>
    <w:rsid w:val="00FF6730"/>
    <w:rsid w:val="00FF6950"/>
    <w:rsid w:val="00FF6971"/>
    <w:rsid w:val="00FF699C"/>
    <w:rsid w:val="00FF6DDD"/>
    <w:rsid w:val="00FF6EE9"/>
    <w:rsid w:val="00FF7036"/>
    <w:rsid w:val="00FF72B9"/>
    <w:rsid w:val="00FF7502"/>
    <w:rsid w:val="00FF7518"/>
    <w:rsid w:val="00FF77BC"/>
    <w:rsid w:val="00FF792D"/>
    <w:rsid w:val="00FF7A50"/>
    <w:rsid w:val="00FF7B79"/>
    <w:rsid w:val="00FF7C63"/>
    <w:rsid w:val="00FF7CD7"/>
    <w:rsid w:val="00FF7E5A"/>
    <w:rsid w:val="014F8C1D"/>
    <w:rsid w:val="01657984"/>
    <w:rsid w:val="0182C28D"/>
    <w:rsid w:val="018CF5BE"/>
    <w:rsid w:val="01AD85EC"/>
    <w:rsid w:val="01AE6918"/>
    <w:rsid w:val="01B88FF2"/>
    <w:rsid w:val="01BFB154"/>
    <w:rsid w:val="01C4F424"/>
    <w:rsid w:val="01E9F621"/>
    <w:rsid w:val="02017502"/>
    <w:rsid w:val="0203E28B"/>
    <w:rsid w:val="0239F689"/>
    <w:rsid w:val="023DC401"/>
    <w:rsid w:val="0293FECA"/>
    <w:rsid w:val="02AB2CC7"/>
    <w:rsid w:val="02C66E37"/>
    <w:rsid w:val="02E44DB2"/>
    <w:rsid w:val="02E889F5"/>
    <w:rsid w:val="03036980"/>
    <w:rsid w:val="031B78F9"/>
    <w:rsid w:val="031F4DD5"/>
    <w:rsid w:val="0345643A"/>
    <w:rsid w:val="034A49AC"/>
    <w:rsid w:val="035E4E0B"/>
    <w:rsid w:val="0364FBB2"/>
    <w:rsid w:val="036516F9"/>
    <w:rsid w:val="036A19E0"/>
    <w:rsid w:val="03AD7640"/>
    <w:rsid w:val="03E1160E"/>
    <w:rsid w:val="0404A114"/>
    <w:rsid w:val="04157618"/>
    <w:rsid w:val="0431EE50"/>
    <w:rsid w:val="043F30C1"/>
    <w:rsid w:val="04443172"/>
    <w:rsid w:val="04573DA2"/>
    <w:rsid w:val="0458347A"/>
    <w:rsid w:val="0458B920"/>
    <w:rsid w:val="04776353"/>
    <w:rsid w:val="047A0270"/>
    <w:rsid w:val="04887F2C"/>
    <w:rsid w:val="04BB06F2"/>
    <w:rsid w:val="04C3784F"/>
    <w:rsid w:val="04C4226F"/>
    <w:rsid w:val="04E4B339"/>
    <w:rsid w:val="053F8605"/>
    <w:rsid w:val="054B1144"/>
    <w:rsid w:val="0571A00C"/>
    <w:rsid w:val="05780342"/>
    <w:rsid w:val="05A81529"/>
    <w:rsid w:val="05ACC500"/>
    <w:rsid w:val="05B8C361"/>
    <w:rsid w:val="05BA2B83"/>
    <w:rsid w:val="05BD04CB"/>
    <w:rsid w:val="05CE9C55"/>
    <w:rsid w:val="05E29AD8"/>
    <w:rsid w:val="06126295"/>
    <w:rsid w:val="06130439"/>
    <w:rsid w:val="0631BB25"/>
    <w:rsid w:val="066281E9"/>
    <w:rsid w:val="066962FB"/>
    <w:rsid w:val="0697B8CF"/>
    <w:rsid w:val="06ADF892"/>
    <w:rsid w:val="06AE4DAA"/>
    <w:rsid w:val="06AF8D52"/>
    <w:rsid w:val="06C553E8"/>
    <w:rsid w:val="06C81EF8"/>
    <w:rsid w:val="06F1ED64"/>
    <w:rsid w:val="075DC247"/>
    <w:rsid w:val="076946BD"/>
    <w:rsid w:val="07729125"/>
    <w:rsid w:val="078B765B"/>
    <w:rsid w:val="079CE409"/>
    <w:rsid w:val="07DA2155"/>
    <w:rsid w:val="07ED29BF"/>
    <w:rsid w:val="07F938BA"/>
    <w:rsid w:val="07FCFD36"/>
    <w:rsid w:val="07FDED32"/>
    <w:rsid w:val="080D3984"/>
    <w:rsid w:val="082B0BEB"/>
    <w:rsid w:val="083940C0"/>
    <w:rsid w:val="0839E176"/>
    <w:rsid w:val="086E8FD9"/>
    <w:rsid w:val="087D4284"/>
    <w:rsid w:val="087F7CF9"/>
    <w:rsid w:val="08964209"/>
    <w:rsid w:val="08A77A3F"/>
    <w:rsid w:val="08C329CD"/>
    <w:rsid w:val="08D26457"/>
    <w:rsid w:val="08E80260"/>
    <w:rsid w:val="08EAC36E"/>
    <w:rsid w:val="08F8AE3E"/>
    <w:rsid w:val="0910A187"/>
    <w:rsid w:val="0916565D"/>
    <w:rsid w:val="097A78B4"/>
    <w:rsid w:val="099678FD"/>
    <w:rsid w:val="099D3E45"/>
    <w:rsid w:val="09AB41D2"/>
    <w:rsid w:val="09AC950F"/>
    <w:rsid w:val="09AF2678"/>
    <w:rsid w:val="09D54DBD"/>
    <w:rsid w:val="09EE1403"/>
    <w:rsid w:val="0A2670C5"/>
    <w:rsid w:val="0A3FE8A7"/>
    <w:rsid w:val="0A4F7CA0"/>
    <w:rsid w:val="0A53712B"/>
    <w:rsid w:val="0A72AF8F"/>
    <w:rsid w:val="0A7E0420"/>
    <w:rsid w:val="0A7F306E"/>
    <w:rsid w:val="0A891321"/>
    <w:rsid w:val="0AC6CFF0"/>
    <w:rsid w:val="0ACCE25F"/>
    <w:rsid w:val="0AFD42FF"/>
    <w:rsid w:val="0B159662"/>
    <w:rsid w:val="0B205D3A"/>
    <w:rsid w:val="0B3A6799"/>
    <w:rsid w:val="0B501448"/>
    <w:rsid w:val="0B5476C0"/>
    <w:rsid w:val="0B76BA55"/>
    <w:rsid w:val="0B930D5C"/>
    <w:rsid w:val="0B9485B7"/>
    <w:rsid w:val="0BC76FB9"/>
    <w:rsid w:val="0BE5B306"/>
    <w:rsid w:val="0C0B8CBD"/>
    <w:rsid w:val="0C1D7B56"/>
    <w:rsid w:val="0C39935D"/>
    <w:rsid w:val="0C4BAA06"/>
    <w:rsid w:val="0C6840E3"/>
    <w:rsid w:val="0C91229C"/>
    <w:rsid w:val="0CA6585D"/>
    <w:rsid w:val="0CD04DB7"/>
    <w:rsid w:val="0CE5C865"/>
    <w:rsid w:val="0CEF2580"/>
    <w:rsid w:val="0CFB3436"/>
    <w:rsid w:val="0D00CC74"/>
    <w:rsid w:val="0D2CE32C"/>
    <w:rsid w:val="0D37360B"/>
    <w:rsid w:val="0D65717A"/>
    <w:rsid w:val="0D8FB5A7"/>
    <w:rsid w:val="0D956AE0"/>
    <w:rsid w:val="0DB03241"/>
    <w:rsid w:val="0DCABA0B"/>
    <w:rsid w:val="0DD72C89"/>
    <w:rsid w:val="0DDFC096"/>
    <w:rsid w:val="0E49CAB4"/>
    <w:rsid w:val="0E4E044C"/>
    <w:rsid w:val="0E7531B0"/>
    <w:rsid w:val="0E7F21EC"/>
    <w:rsid w:val="0E82B2C1"/>
    <w:rsid w:val="0E8BDC4A"/>
    <w:rsid w:val="0E9AF922"/>
    <w:rsid w:val="0EB1BCCB"/>
    <w:rsid w:val="0F14932B"/>
    <w:rsid w:val="0F55B61A"/>
    <w:rsid w:val="0F5BF8F1"/>
    <w:rsid w:val="0F669439"/>
    <w:rsid w:val="0F7E9047"/>
    <w:rsid w:val="0FA6A076"/>
    <w:rsid w:val="0FA7D39A"/>
    <w:rsid w:val="0FABE7BD"/>
    <w:rsid w:val="0FCF5F2A"/>
    <w:rsid w:val="1003146B"/>
    <w:rsid w:val="1014207D"/>
    <w:rsid w:val="1015B914"/>
    <w:rsid w:val="102FD8E8"/>
    <w:rsid w:val="1030361A"/>
    <w:rsid w:val="103C4B90"/>
    <w:rsid w:val="105D7FE0"/>
    <w:rsid w:val="106B2C4D"/>
    <w:rsid w:val="106FFC81"/>
    <w:rsid w:val="10BC391C"/>
    <w:rsid w:val="10C42167"/>
    <w:rsid w:val="10C5048C"/>
    <w:rsid w:val="10D01E9A"/>
    <w:rsid w:val="10DF36DC"/>
    <w:rsid w:val="10E7D93E"/>
    <w:rsid w:val="1107BDEE"/>
    <w:rsid w:val="1109A9A6"/>
    <w:rsid w:val="112A2098"/>
    <w:rsid w:val="1146F0AA"/>
    <w:rsid w:val="1147EA41"/>
    <w:rsid w:val="115A1458"/>
    <w:rsid w:val="1196B38D"/>
    <w:rsid w:val="11976604"/>
    <w:rsid w:val="11AA45A1"/>
    <w:rsid w:val="120835FD"/>
    <w:rsid w:val="121049F9"/>
    <w:rsid w:val="12107CF3"/>
    <w:rsid w:val="121F38F2"/>
    <w:rsid w:val="125526F4"/>
    <w:rsid w:val="126E822B"/>
    <w:rsid w:val="1276C968"/>
    <w:rsid w:val="1291391E"/>
    <w:rsid w:val="129D3E4B"/>
    <w:rsid w:val="12BC0B91"/>
    <w:rsid w:val="12BC3353"/>
    <w:rsid w:val="12E871FC"/>
    <w:rsid w:val="12F409A1"/>
    <w:rsid w:val="130CFE62"/>
    <w:rsid w:val="13396AF6"/>
    <w:rsid w:val="13465166"/>
    <w:rsid w:val="137B774A"/>
    <w:rsid w:val="13B01ECB"/>
    <w:rsid w:val="13C4064F"/>
    <w:rsid w:val="13D4BD03"/>
    <w:rsid w:val="13F10464"/>
    <w:rsid w:val="14159EE1"/>
    <w:rsid w:val="143C743E"/>
    <w:rsid w:val="144B0F2B"/>
    <w:rsid w:val="1458FBB7"/>
    <w:rsid w:val="14801D79"/>
    <w:rsid w:val="1493763A"/>
    <w:rsid w:val="1496C90B"/>
    <w:rsid w:val="14CCCF9A"/>
    <w:rsid w:val="14D7A28D"/>
    <w:rsid w:val="14DB0C82"/>
    <w:rsid w:val="14DC1FFB"/>
    <w:rsid w:val="14DFB668"/>
    <w:rsid w:val="14F5E7A9"/>
    <w:rsid w:val="153B7ADD"/>
    <w:rsid w:val="153C038B"/>
    <w:rsid w:val="15641E56"/>
    <w:rsid w:val="158AF43C"/>
    <w:rsid w:val="15D3F083"/>
    <w:rsid w:val="15DA803E"/>
    <w:rsid w:val="15F9A251"/>
    <w:rsid w:val="1608F0AC"/>
    <w:rsid w:val="168AC1CD"/>
    <w:rsid w:val="16929231"/>
    <w:rsid w:val="16B556BB"/>
    <w:rsid w:val="16D0C0B2"/>
    <w:rsid w:val="173F95A0"/>
    <w:rsid w:val="174D906C"/>
    <w:rsid w:val="17574883"/>
    <w:rsid w:val="17609EA4"/>
    <w:rsid w:val="176D3F30"/>
    <w:rsid w:val="178F653C"/>
    <w:rsid w:val="17A1391C"/>
    <w:rsid w:val="17B0DA69"/>
    <w:rsid w:val="17B36D65"/>
    <w:rsid w:val="17CECCDF"/>
    <w:rsid w:val="17D896CF"/>
    <w:rsid w:val="17E7F50D"/>
    <w:rsid w:val="17FF94BE"/>
    <w:rsid w:val="1803DFBC"/>
    <w:rsid w:val="1817F0E2"/>
    <w:rsid w:val="18288984"/>
    <w:rsid w:val="18364CF0"/>
    <w:rsid w:val="183D04AF"/>
    <w:rsid w:val="1847F6EB"/>
    <w:rsid w:val="185B5909"/>
    <w:rsid w:val="186DC7D8"/>
    <w:rsid w:val="187AA1B6"/>
    <w:rsid w:val="18B3EF1F"/>
    <w:rsid w:val="18FFF522"/>
    <w:rsid w:val="1901D0A6"/>
    <w:rsid w:val="190D7979"/>
    <w:rsid w:val="191FE343"/>
    <w:rsid w:val="192DF907"/>
    <w:rsid w:val="193EB5FA"/>
    <w:rsid w:val="193ED1C7"/>
    <w:rsid w:val="19850D9A"/>
    <w:rsid w:val="19AB79A5"/>
    <w:rsid w:val="19BA9E1C"/>
    <w:rsid w:val="19C5352B"/>
    <w:rsid w:val="19D546F3"/>
    <w:rsid w:val="1A0C85E3"/>
    <w:rsid w:val="1A0FF5BF"/>
    <w:rsid w:val="1A2B3882"/>
    <w:rsid w:val="1A2EF780"/>
    <w:rsid w:val="1A34FA0D"/>
    <w:rsid w:val="1A3CAC26"/>
    <w:rsid w:val="1A660708"/>
    <w:rsid w:val="1A811C0D"/>
    <w:rsid w:val="1A8678FB"/>
    <w:rsid w:val="1A87A57A"/>
    <w:rsid w:val="1AA204D1"/>
    <w:rsid w:val="1AD61C4B"/>
    <w:rsid w:val="1B5B33DA"/>
    <w:rsid w:val="1B5F3F9E"/>
    <w:rsid w:val="1B6F6598"/>
    <w:rsid w:val="1BD98066"/>
    <w:rsid w:val="1BE001B6"/>
    <w:rsid w:val="1C0DBF60"/>
    <w:rsid w:val="1C1FDA57"/>
    <w:rsid w:val="1C1FE509"/>
    <w:rsid w:val="1C2598EA"/>
    <w:rsid w:val="1C382658"/>
    <w:rsid w:val="1C663795"/>
    <w:rsid w:val="1C69142F"/>
    <w:rsid w:val="1C6DA3E4"/>
    <w:rsid w:val="1C772371"/>
    <w:rsid w:val="1C78D733"/>
    <w:rsid w:val="1C871693"/>
    <w:rsid w:val="1C8EC335"/>
    <w:rsid w:val="1C90F333"/>
    <w:rsid w:val="1C910196"/>
    <w:rsid w:val="1C96E278"/>
    <w:rsid w:val="1CB6A693"/>
    <w:rsid w:val="1CDC5EE0"/>
    <w:rsid w:val="1CE369C2"/>
    <w:rsid w:val="1CE3CB17"/>
    <w:rsid w:val="1CF1ED06"/>
    <w:rsid w:val="1CF1F9AA"/>
    <w:rsid w:val="1CFBEBFB"/>
    <w:rsid w:val="1D1238A0"/>
    <w:rsid w:val="1D2775BE"/>
    <w:rsid w:val="1D4196F3"/>
    <w:rsid w:val="1D498B28"/>
    <w:rsid w:val="1D597D0A"/>
    <w:rsid w:val="1DB215F6"/>
    <w:rsid w:val="1DD8BC74"/>
    <w:rsid w:val="1DFC91E3"/>
    <w:rsid w:val="1E0BE6E1"/>
    <w:rsid w:val="1E1AF6F9"/>
    <w:rsid w:val="1E3E6A0E"/>
    <w:rsid w:val="1E5E24E3"/>
    <w:rsid w:val="1E7132B0"/>
    <w:rsid w:val="1E77097D"/>
    <w:rsid w:val="1E789257"/>
    <w:rsid w:val="1E8A7C36"/>
    <w:rsid w:val="1E9268CC"/>
    <w:rsid w:val="1EA6D8A5"/>
    <w:rsid w:val="1EA705E0"/>
    <w:rsid w:val="1EB29EE2"/>
    <w:rsid w:val="1EC2E8EB"/>
    <w:rsid w:val="1EF622C9"/>
    <w:rsid w:val="1F0BC730"/>
    <w:rsid w:val="1F2C5CF9"/>
    <w:rsid w:val="1F42A1EF"/>
    <w:rsid w:val="1F45CB74"/>
    <w:rsid w:val="1F6D1D72"/>
    <w:rsid w:val="1F758BF9"/>
    <w:rsid w:val="1F7951D8"/>
    <w:rsid w:val="1F9FE0F2"/>
    <w:rsid w:val="1FBB6400"/>
    <w:rsid w:val="1FCDA4DE"/>
    <w:rsid w:val="2013AC82"/>
    <w:rsid w:val="201F2E23"/>
    <w:rsid w:val="2020B7E7"/>
    <w:rsid w:val="20D683DD"/>
    <w:rsid w:val="20D8CF78"/>
    <w:rsid w:val="21002DBA"/>
    <w:rsid w:val="2106740C"/>
    <w:rsid w:val="2116F899"/>
    <w:rsid w:val="211DBB65"/>
    <w:rsid w:val="2123313E"/>
    <w:rsid w:val="214328BE"/>
    <w:rsid w:val="215FA42A"/>
    <w:rsid w:val="2177282F"/>
    <w:rsid w:val="217D5F13"/>
    <w:rsid w:val="21B893B9"/>
    <w:rsid w:val="21CB2420"/>
    <w:rsid w:val="21EF499E"/>
    <w:rsid w:val="21F21F27"/>
    <w:rsid w:val="22031E4B"/>
    <w:rsid w:val="22152DC9"/>
    <w:rsid w:val="22568061"/>
    <w:rsid w:val="2258BCD9"/>
    <w:rsid w:val="2293B18F"/>
    <w:rsid w:val="2296D84A"/>
    <w:rsid w:val="229D9030"/>
    <w:rsid w:val="229D90EE"/>
    <w:rsid w:val="22CEDDAD"/>
    <w:rsid w:val="22DD8C21"/>
    <w:rsid w:val="22F50D36"/>
    <w:rsid w:val="230E702F"/>
    <w:rsid w:val="23155C00"/>
    <w:rsid w:val="231CD88C"/>
    <w:rsid w:val="2325E366"/>
    <w:rsid w:val="23430776"/>
    <w:rsid w:val="235131D0"/>
    <w:rsid w:val="236F7F75"/>
    <w:rsid w:val="238D6D16"/>
    <w:rsid w:val="238F0562"/>
    <w:rsid w:val="23E03F90"/>
    <w:rsid w:val="23EB9D8E"/>
    <w:rsid w:val="23EC1F48"/>
    <w:rsid w:val="23F85715"/>
    <w:rsid w:val="23FA0B2B"/>
    <w:rsid w:val="240E95E2"/>
    <w:rsid w:val="243899C7"/>
    <w:rsid w:val="245A4B08"/>
    <w:rsid w:val="245AB2F4"/>
    <w:rsid w:val="246B22F0"/>
    <w:rsid w:val="24A0634C"/>
    <w:rsid w:val="24C943CE"/>
    <w:rsid w:val="24D92DE9"/>
    <w:rsid w:val="24E49434"/>
    <w:rsid w:val="25187BF6"/>
    <w:rsid w:val="252053D2"/>
    <w:rsid w:val="2524CB90"/>
    <w:rsid w:val="25547371"/>
    <w:rsid w:val="2561518F"/>
    <w:rsid w:val="25865551"/>
    <w:rsid w:val="258BDFEB"/>
    <w:rsid w:val="25BE5440"/>
    <w:rsid w:val="25DF1C2D"/>
    <w:rsid w:val="25F43707"/>
    <w:rsid w:val="25FBABF5"/>
    <w:rsid w:val="260041A0"/>
    <w:rsid w:val="2604E8DB"/>
    <w:rsid w:val="260E815C"/>
    <w:rsid w:val="26227AEE"/>
    <w:rsid w:val="2622A48B"/>
    <w:rsid w:val="26363743"/>
    <w:rsid w:val="264ABE4D"/>
    <w:rsid w:val="266A149A"/>
    <w:rsid w:val="266F40CF"/>
    <w:rsid w:val="269B2BB0"/>
    <w:rsid w:val="26AEF7BB"/>
    <w:rsid w:val="26CB0D91"/>
    <w:rsid w:val="26D3BEAB"/>
    <w:rsid w:val="26DE8DC4"/>
    <w:rsid w:val="26E9A495"/>
    <w:rsid w:val="2711A98C"/>
    <w:rsid w:val="27381BD6"/>
    <w:rsid w:val="273D3FA0"/>
    <w:rsid w:val="27463ED5"/>
    <w:rsid w:val="27A334FC"/>
    <w:rsid w:val="27A55406"/>
    <w:rsid w:val="27B0074A"/>
    <w:rsid w:val="27CD9261"/>
    <w:rsid w:val="27D53602"/>
    <w:rsid w:val="28565C66"/>
    <w:rsid w:val="28853996"/>
    <w:rsid w:val="2899621C"/>
    <w:rsid w:val="28A661E2"/>
    <w:rsid w:val="28CA876D"/>
    <w:rsid w:val="29252B78"/>
    <w:rsid w:val="29269818"/>
    <w:rsid w:val="2940FFDD"/>
    <w:rsid w:val="295F3ECD"/>
    <w:rsid w:val="297C6120"/>
    <w:rsid w:val="298936AD"/>
    <w:rsid w:val="2989C23D"/>
    <w:rsid w:val="2997D497"/>
    <w:rsid w:val="29A10C75"/>
    <w:rsid w:val="29A6A876"/>
    <w:rsid w:val="29BCD730"/>
    <w:rsid w:val="29FFC03A"/>
    <w:rsid w:val="2A256C85"/>
    <w:rsid w:val="2A4A16FD"/>
    <w:rsid w:val="2A4E79A9"/>
    <w:rsid w:val="2A5CF9A5"/>
    <w:rsid w:val="2A60531E"/>
    <w:rsid w:val="2A7CFFDE"/>
    <w:rsid w:val="2AACA687"/>
    <w:rsid w:val="2AD9A040"/>
    <w:rsid w:val="2AD9FB9B"/>
    <w:rsid w:val="2ADDAA39"/>
    <w:rsid w:val="2AE04FA5"/>
    <w:rsid w:val="2B1A6F38"/>
    <w:rsid w:val="2B21D4CC"/>
    <w:rsid w:val="2B5E9BF7"/>
    <w:rsid w:val="2B64AC48"/>
    <w:rsid w:val="2BAEE981"/>
    <w:rsid w:val="2BC90EFF"/>
    <w:rsid w:val="2BE1842A"/>
    <w:rsid w:val="2BE387C7"/>
    <w:rsid w:val="2C38823F"/>
    <w:rsid w:val="2C3F05B4"/>
    <w:rsid w:val="2C909786"/>
    <w:rsid w:val="2C9452CD"/>
    <w:rsid w:val="2D023225"/>
    <w:rsid w:val="2D128037"/>
    <w:rsid w:val="2D1E3AEB"/>
    <w:rsid w:val="2D202177"/>
    <w:rsid w:val="2D226AEC"/>
    <w:rsid w:val="2D32D180"/>
    <w:rsid w:val="2D60735D"/>
    <w:rsid w:val="2D7C330A"/>
    <w:rsid w:val="2D92F827"/>
    <w:rsid w:val="2D965512"/>
    <w:rsid w:val="2DB56083"/>
    <w:rsid w:val="2DC4E528"/>
    <w:rsid w:val="2DC57A51"/>
    <w:rsid w:val="2DD093EA"/>
    <w:rsid w:val="2DD6BC8F"/>
    <w:rsid w:val="2DD7A4D0"/>
    <w:rsid w:val="2DFE1E5C"/>
    <w:rsid w:val="2E0A4C9D"/>
    <w:rsid w:val="2E24DC45"/>
    <w:rsid w:val="2E338DAC"/>
    <w:rsid w:val="2E3DBD09"/>
    <w:rsid w:val="2E4B45B6"/>
    <w:rsid w:val="2EAC7A30"/>
    <w:rsid w:val="2EAD8208"/>
    <w:rsid w:val="2EBB7733"/>
    <w:rsid w:val="2ECD43C5"/>
    <w:rsid w:val="2ECE7BF1"/>
    <w:rsid w:val="2F031506"/>
    <w:rsid w:val="2F0B128D"/>
    <w:rsid w:val="2F0DAE0F"/>
    <w:rsid w:val="2F116906"/>
    <w:rsid w:val="2F1A79C5"/>
    <w:rsid w:val="2F2CE08C"/>
    <w:rsid w:val="2F342D64"/>
    <w:rsid w:val="2F3A7DB5"/>
    <w:rsid w:val="2F758F23"/>
    <w:rsid w:val="2F9A4E7F"/>
    <w:rsid w:val="2FA0A190"/>
    <w:rsid w:val="2FAF5AEE"/>
    <w:rsid w:val="2FC4D427"/>
    <w:rsid w:val="2FC82650"/>
    <w:rsid w:val="2FE3F75C"/>
    <w:rsid w:val="30309587"/>
    <w:rsid w:val="305A8DC5"/>
    <w:rsid w:val="306781B4"/>
    <w:rsid w:val="30750141"/>
    <w:rsid w:val="309FA478"/>
    <w:rsid w:val="30A121AB"/>
    <w:rsid w:val="30BC866A"/>
    <w:rsid w:val="30BF8A12"/>
    <w:rsid w:val="30C10F2A"/>
    <w:rsid w:val="30D12555"/>
    <w:rsid w:val="30E67BC1"/>
    <w:rsid w:val="30EEB417"/>
    <w:rsid w:val="30F94E7A"/>
    <w:rsid w:val="31089221"/>
    <w:rsid w:val="310CBE6A"/>
    <w:rsid w:val="315553B0"/>
    <w:rsid w:val="31778660"/>
    <w:rsid w:val="3189E3B7"/>
    <w:rsid w:val="31C46D2C"/>
    <w:rsid w:val="31EAD6E0"/>
    <w:rsid w:val="31F048C9"/>
    <w:rsid w:val="320FCDCF"/>
    <w:rsid w:val="3241BD74"/>
    <w:rsid w:val="3243693B"/>
    <w:rsid w:val="325510F8"/>
    <w:rsid w:val="3261B4CC"/>
    <w:rsid w:val="326564DA"/>
    <w:rsid w:val="326BB2F2"/>
    <w:rsid w:val="32857741"/>
    <w:rsid w:val="329043AF"/>
    <w:rsid w:val="32C34203"/>
    <w:rsid w:val="32D4CABD"/>
    <w:rsid w:val="32E98281"/>
    <w:rsid w:val="32EBEFE6"/>
    <w:rsid w:val="32F0F65F"/>
    <w:rsid w:val="32FEB551"/>
    <w:rsid w:val="331BC177"/>
    <w:rsid w:val="3325E4E4"/>
    <w:rsid w:val="3354218A"/>
    <w:rsid w:val="337773CD"/>
    <w:rsid w:val="33790B83"/>
    <w:rsid w:val="33A3AA97"/>
    <w:rsid w:val="33BB8910"/>
    <w:rsid w:val="33E6EBF1"/>
    <w:rsid w:val="340320CA"/>
    <w:rsid w:val="3428A551"/>
    <w:rsid w:val="34630CE2"/>
    <w:rsid w:val="3472F713"/>
    <w:rsid w:val="34743011"/>
    <w:rsid w:val="3497A43D"/>
    <w:rsid w:val="34A4F245"/>
    <w:rsid w:val="34A992E1"/>
    <w:rsid w:val="34CCEA07"/>
    <w:rsid w:val="35289C89"/>
    <w:rsid w:val="35338358"/>
    <w:rsid w:val="353F94C2"/>
    <w:rsid w:val="3540A98A"/>
    <w:rsid w:val="3556AA81"/>
    <w:rsid w:val="3574E973"/>
    <w:rsid w:val="359D1178"/>
    <w:rsid w:val="35A765EA"/>
    <w:rsid w:val="35DC7BFD"/>
    <w:rsid w:val="35DD8971"/>
    <w:rsid w:val="35E53F83"/>
    <w:rsid w:val="3603DE04"/>
    <w:rsid w:val="3603E38C"/>
    <w:rsid w:val="3620DD18"/>
    <w:rsid w:val="366613BE"/>
    <w:rsid w:val="36701341"/>
    <w:rsid w:val="36884651"/>
    <w:rsid w:val="36A4194D"/>
    <w:rsid w:val="36AF95E1"/>
    <w:rsid w:val="36B76127"/>
    <w:rsid w:val="36E1B4BD"/>
    <w:rsid w:val="3702307F"/>
    <w:rsid w:val="3708EC1B"/>
    <w:rsid w:val="371E8966"/>
    <w:rsid w:val="372BD56D"/>
    <w:rsid w:val="37594455"/>
    <w:rsid w:val="377F1EC1"/>
    <w:rsid w:val="37AC6A1D"/>
    <w:rsid w:val="37EE9BE8"/>
    <w:rsid w:val="37F66E8D"/>
    <w:rsid w:val="380A3D42"/>
    <w:rsid w:val="382A9BBD"/>
    <w:rsid w:val="382EA825"/>
    <w:rsid w:val="387C0CD4"/>
    <w:rsid w:val="3887BA94"/>
    <w:rsid w:val="3894FC9F"/>
    <w:rsid w:val="38AD2745"/>
    <w:rsid w:val="38AEDAAA"/>
    <w:rsid w:val="38BE6256"/>
    <w:rsid w:val="38CBC41F"/>
    <w:rsid w:val="38CD4910"/>
    <w:rsid w:val="38DB16E8"/>
    <w:rsid w:val="38FF4F7B"/>
    <w:rsid w:val="390748EE"/>
    <w:rsid w:val="39084BC7"/>
    <w:rsid w:val="391FDBB6"/>
    <w:rsid w:val="3942BAE6"/>
    <w:rsid w:val="3957DCDA"/>
    <w:rsid w:val="396863B2"/>
    <w:rsid w:val="3975F6E5"/>
    <w:rsid w:val="397E9EC0"/>
    <w:rsid w:val="3985286D"/>
    <w:rsid w:val="39906D8F"/>
    <w:rsid w:val="39929E84"/>
    <w:rsid w:val="39B4CA68"/>
    <w:rsid w:val="39D23643"/>
    <w:rsid w:val="3A017429"/>
    <w:rsid w:val="3A3AD729"/>
    <w:rsid w:val="3A497881"/>
    <w:rsid w:val="3A578C2A"/>
    <w:rsid w:val="3A580325"/>
    <w:rsid w:val="3A59E3C1"/>
    <w:rsid w:val="3A72962D"/>
    <w:rsid w:val="3A79721C"/>
    <w:rsid w:val="3AA691DA"/>
    <w:rsid w:val="3AA7DA37"/>
    <w:rsid w:val="3ACE6479"/>
    <w:rsid w:val="3ADAF7D4"/>
    <w:rsid w:val="3ADC5B0C"/>
    <w:rsid w:val="3ADFDD3F"/>
    <w:rsid w:val="3B019FEE"/>
    <w:rsid w:val="3B1A2CA6"/>
    <w:rsid w:val="3B33AA53"/>
    <w:rsid w:val="3B517AE7"/>
    <w:rsid w:val="3B5D675E"/>
    <w:rsid w:val="3B867607"/>
    <w:rsid w:val="3B987474"/>
    <w:rsid w:val="3BF1DA85"/>
    <w:rsid w:val="3C02D3B4"/>
    <w:rsid w:val="3C04654C"/>
    <w:rsid w:val="3C090CCD"/>
    <w:rsid w:val="3C0A1661"/>
    <w:rsid w:val="3C33A38F"/>
    <w:rsid w:val="3C5C1827"/>
    <w:rsid w:val="3C5F390B"/>
    <w:rsid w:val="3C72E118"/>
    <w:rsid w:val="3C9BC358"/>
    <w:rsid w:val="3C9C4D1D"/>
    <w:rsid w:val="3CD1C11A"/>
    <w:rsid w:val="3CFBDF85"/>
    <w:rsid w:val="3D6B20E4"/>
    <w:rsid w:val="3D72556A"/>
    <w:rsid w:val="3D914136"/>
    <w:rsid w:val="3DD9E1B1"/>
    <w:rsid w:val="3DE66667"/>
    <w:rsid w:val="3DFC386D"/>
    <w:rsid w:val="3DFFD7D1"/>
    <w:rsid w:val="3E16508F"/>
    <w:rsid w:val="3E376DBA"/>
    <w:rsid w:val="3E3CF27F"/>
    <w:rsid w:val="3E3E228F"/>
    <w:rsid w:val="3E722025"/>
    <w:rsid w:val="3E931346"/>
    <w:rsid w:val="3EF8397C"/>
    <w:rsid w:val="3F155DC0"/>
    <w:rsid w:val="3F18098E"/>
    <w:rsid w:val="3F2BBB74"/>
    <w:rsid w:val="3F35B146"/>
    <w:rsid w:val="3F37C539"/>
    <w:rsid w:val="3F47654B"/>
    <w:rsid w:val="3F58026B"/>
    <w:rsid w:val="3F664D33"/>
    <w:rsid w:val="3FB1CFFE"/>
    <w:rsid w:val="3FFC063F"/>
    <w:rsid w:val="40002E20"/>
    <w:rsid w:val="400FBAD0"/>
    <w:rsid w:val="40111742"/>
    <w:rsid w:val="4026854D"/>
    <w:rsid w:val="4039C9EA"/>
    <w:rsid w:val="403AACC4"/>
    <w:rsid w:val="40639B37"/>
    <w:rsid w:val="406684BE"/>
    <w:rsid w:val="40866152"/>
    <w:rsid w:val="40B3CAF3"/>
    <w:rsid w:val="40D5BCF9"/>
    <w:rsid w:val="40DBDFFA"/>
    <w:rsid w:val="412BD50B"/>
    <w:rsid w:val="415962E5"/>
    <w:rsid w:val="4160C8C5"/>
    <w:rsid w:val="41651C3F"/>
    <w:rsid w:val="4178EFBD"/>
    <w:rsid w:val="417ABE90"/>
    <w:rsid w:val="419A7BFD"/>
    <w:rsid w:val="419DAA59"/>
    <w:rsid w:val="419E0D2C"/>
    <w:rsid w:val="41B1E282"/>
    <w:rsid w:val="41B49F7E"/>
    <w:rsid w:val="41C8430E"/>
    <w:rsid w:val="41DB07CE"/>
    <w:rsid w:val="41EFB70E"/>
    <w:rsid w:val="41F20B5F"/>
    <w:rsid w:val="41F68190"/>
    <w:rsid w:val="42006BB7"/>
    <w:rsid w:val="4208BA64"/>
    <w:rsid w:val="420FD86F"/>
    <w:rsid w:val="42172C14"/>
    <w:rsid w:val="424A0191"/>
    <w:rsid w:val="426B64BD"/>
    <w:rsid w:val="428123D3"/>
    <w:rsid w:val="42941FBB"/>
    <w:rsid w:val="42D4AA6C"/>
    <w:rsid w:val="42ED6ED0"/>
    <w:rsid w:val="43288F98"/>
    <w:rsid w:val="432BCBE2"/>
    <w:rsid w:val="4334C5F9"/>
    <w:rsid w:val="434B7E72"/>
    <w:rsid w:val="435A4CE2"/>
    <w:rsid w:val="4360EF5A"/>
    <w:rsid w:val="43877238"/>
    <w:rsid w:val="43CBB409"/>
    <w:rsid w:val="4414C54A"/>
    <w:rsid w:val="4423CAEB"/>
    <w:rsid w:val="44277BAD"/>
    <w:rsid w:val="4439B0A5"/>
    <w:rsid w:val="4476011D"/>
    <w:rsid w:val="4479BC35"/>
    <w:rsid w:val="44A9C5AA"/>
    <w:rsid w:val="44CF67BC"/>
    <w:rsid w:val="44F3F955"/>
    <w:rsid w:val="44F55715"/>
    <w:rsid w:val="452C83B1"/>
    <w:rsid w:val="455F893F"/>
    <w:rsid w:val="45610240"/>
    <w:rsid w:val="4569C982"/>
    <w:rsid w:val="45873C16"/>
    <w:rsid w:val="458C9ADF"/>
    <w:rsid w:val="45D11F1D"/>
    <w:rsid w:val="45DAC31D"/>
    <w:rsid w:val="45DB504C"/>
    <w:rsid w:val="45F9AF9B"/>
    <w:rsid w:val="45FC549E"/>
    <w:rsid w:val="46015101"/>
    <w:rsid w:val="4627E5FA"/>
    <w:rsid w:val="464E574B"/>
    <w:rsid w:val="469E5A79"/>
    <w:rsid w:val="46A24916"/>
    <w:rsid w:val="46A8029C"/>
    <w:rsid w:val="46ABBEB2"/>
    <w:rsid w:val="46ADD71A"/>
    <w:rsid w:val="4706DA5E"/>
    <w:rsid w:val="4713C214"/>
    <w:rsid w:val="47411F4A"/>
    <w:rsid w:val="47426BE5"/>
    <w:rsid w:val="474553A6"/>
    <w:rsid w:val="4759A1EA"/>
    <w:rsid w:val="476D7525"/>
    <w:rsid w:val="4777939F"/>
    <w:rsid w:val="477A1A0C"/>
    <w:rsid w:val="4796D1D1"/>
    <w:rsid w:val="47F0C092"/>
    <w:rsid w:val="480D3879"/>
    <w:rsid w:val="481D60F4"/>
    <w:rsid w:val="48275636"/>
    <w:rsid w:val="484BE894"/>
    <w:rsid w:val="485D9895"/>
    <w:rsid w:val="4894EDA1"/>
    <w:rsid w:val="489E90FE"/>
    <w:rsid w:val="48C63219"/>
    <w:rsid w:val="48D2568E"/>
    <w:rsid w:val="48FD8D42"/>
    <w:rsid w:val="4930C806"/>
    <w:rsid w:val="49322B54"/>
    <w:rsid w:val="49399E3B"/>
    <w:rsid w:val="4972E917"/>
    <w:rsid w:val="49A24271"/>
    <w:rsid w:val="49BAEA42"/>
    <w:rsid w:val="49C83215"/>
    <w:rsid w:val="49CD1B00"/>
    <w:rsid w:val="49D98FC8"/>
    <w:rsid w:val="49F56C75"/>
    <w:rsid w:val="4A0E6201"/>
    <w:rsid w:val="4A1A189C"/>
    <w:rsid w:val="4A362C3F"/>
    <w:rsid w:val="4A4FA12D"/>
    <w:rsid w:val="4A60FE4F"/>
    <w:rsid w:val="4A810DA3"/>
    <w:rsid w:val="4A86B950"/>
    <w:rsid w:val="4A89CF65"/>
    <w:rsid w:val="4AAC2E8C"/>
    <w:rsid w:val="4AC89C62"/>
    <w:rsid w:val="4ACBC936"/>
    <w:rsid w:val="4AD94D4C"/>
    <w:rsid w:val="4ADBDB11"/>
    <w:rsid w:val="4AFD427E"/>
    <w:rsid w:val="4B3B98A2"/>
    <w:rsid w:val="4B4BEDCB"/>
    <w:rsid w:val="4B87E3F7"/>
    <w:rsid w:val="4B88C787"/>
    <w:rsid w:val="4BA29E94"/>
    <w:rsid w:val="4BD2C39D"/>
    <w:rsid w:val="4C205FE3"/>
    <w:rsid w:val="4C22E76D"/>
    <w:rsid w:val="4C308EFC"/>
    <w:rsid w:val="4C53272E"/>
    <w:rsid w:val="4C5E951E"/>
    <w:rsid w:val="4C77B909"/>
    <w:rsid w:val="4C82C948"/>
    <w:rsid w:val="4C9537D9"/>
    <w:rsid w:val="4C97C965"/>
    <w:rsid w:val="4C9D5C97"/>
    <w:rsid w:val="4CB3AB0B"/>
    <w:rsid w:val="4CBCEB10"/>
    <w:rsid w:val="4CBE72B2"/>
    <w:rsid w:val="4CDBD902"/>
    <w:rsid w:val="4CEE5A3E"/>
    <w:rsid w:val="4CF7E34C"/>
    <w:rsid w:val="4D19F9E9"/>
    <w:rsid w:val="4D1C24FB"/>
    <w:rsid w:val="4D276B18"/>
    <w:rsid w:val="4D30F0F1"/>
    <w:rsid w:val="4D316EFF"/>
    <w:rsid w:val="4D40AA32"/>
    <w:rsid w:val="4D4B2381"/>
    <w:rsid w:val="4D5C5146"/>
    <w:rsid w:val="4D64F7A6"/>
    <w:rsid w:val="4D939991"/>
    <w:rsid w:val="4DD9033B"/>
    <w:rsid w:val="4DDDFA67"/>
    <w:rsid w:val="4DFCF304"/>
    <w:rsid w:val="4E178062"/>
    <w:rsid w:val="4E3B3FFD"/>
    <w:rsid w:val="4E3EEE5C"/>
    <w:rsid w:val="4E40D3EB"/>
    <w:rsid w:val="4E426595"/>
    <w:rsid w:val="4E5B42EB"/>
    <w:rsid w:val="4E62D4C5"/>
    <w:rsid w:val="4E67C771"/>
    <w:rsid w:val="4E72105C"/>
    <w:rsid w:val="4E987680"/>
    <w:rsid w:val="4E9C6DAB"/>
    <w:rsid w:val="4E9E33B4"/>
    <w:rsid w:val="4EA09F27"/>
    <w:rsid w:val="4EA17BE4"/>
    <w:rsid w:val="4EA82FF2"/>
    <w:rsid w:val="4EC96B2D"/>
    <w:rsid w:val="4F0420B1"/>
    <w:rsid w:val="4F122334"/>
    <w:rsid w:val="4F13166D"/>
    <w:rsid w:val="4F5A7282"/>
    <w:rsid w:val="4F87DE71"/>
    <w:rsid w:val="4F8EE327"/>
    <w:rsid w:val="4FB2A49E"/>
    <w:rsid w:val="4FB99916"/>
    <w:rsid w:val="4FDFFDC2"/>
    <w:rsid w:val="4FF35D02"/>
    <w:rsid w:val="4FF3E649"/>
    <w:rsid w:val="4FF54E39"/>
    <w:rsid w:val="5033D097"/>
    <w:rsid w:val="5049043D"/>
    <w:rsid w:val="505760C3"/>
    <w:rsid w:val="50705532"/>
    <w:rsid w:val="50750C6A"/>
    <w:rsid w:val="507F7630"/>
    <w:rsid w:val="508D94B6"/>
    <w:rsid w:val="50AAF555"/>
    <w:rsid w:val="50BCF2EE"/>
    <w:rsid w:val="50C01043"/>
    <w:rsid w:val="50DDBBC1"/>
    <w:rsid w:val="50E9DECE"/>
    <w:rsid w:val="50F7F7CC"/>
    <w:rsid w:val="511C1C7B"/>
    <w:rsid w:val="511CFAAA"/>
    <w:rsid w:val="51201A91"/>
    <w:rsid w:val="512BB07C"/>
    <w:rsid w:val="51503EFB"/>
    <w:rsid w:val="5154E69E"/>
    <w:rsid w:val="5167DB0D"/>
    <w:rsid w:val="5172782A"/>
    <w:rsid w:val="5176BCC8"/>
    <w:rsid w:val="518A34F6"/>
    <w:rsid w:val="519A79A2"/>
    <w:rsid w:val="51B5E5A8"/>
    <w:rsid w:val="51B78A1C"/>
    <w:rsid w:val="51D31876"/>
    <w:rsid w:val="51DDC2C3"/>
    <w:rsid w:val="51E0945D"/>
    <w:rsid w:val="52081BE2"/>
    <w:rsid w:val="5218F88F"/>
    <w:rsid w:val="521D9617"/>
    <w:rsid w:val="523D0FE4"/>
    <w:rsid w:val="5260BD80"/>
    <w:rsid w:val="52619A41"/>
    <w:rsid w:val="527E7532"/>
    <w:rsid w:val="52804F9D"/>
    <w:rsid w:val="52CB9F1A"/>
    <w:rsid w:val="52D10816"/>
    <w:rsid w:val="52DAD402"/>
    <w:rsid w:val="5315D371"/>
    <w:rsid w:val="531DFBC9"/>
    <w:rsid w:val="53226E74"/>
    <w:rsid w:val="533A357D"/>
    <w:rsid w:val="533D264C"/>
    <w:rsid w:val="5354711F"/>
    <w:rsid w:val="535AFD82"/>
    <w:rsid w:val="535CB60E"/>
    <w:rsid w:val="535E7BBE"/>
    <w:rsid w:val="536BF2AD"/>
    <w:rsid w:val="53D1055B"/>
    <w:rsid w:val="53DD1ABD"/>
    <w:rsid w:val="53E48B42"/>
    <w:rsid w:val="53E822FE"/>
    <w:rsid w:val="540A11E6"/>
    <w:rsid w:val="543692AE"/>
    <w:rsid w:val="5446CFD9"/>
    <w:rsid w:val="5456C6A2"/>
    <w:rsid w:val="548B9947"/>
    <w:rsid w:val="549FE17E"/>
    <w:rsid w:val="54C48355"/>
    <w:rsid w:val="54FB1BD7"/>
    <w:rsid w:val="550DB9C7"/>
    <w:rsid w:val="5535B906"/>
    <w:rsid w:val="5565C260"/>
    <w:rsid w:val="5578D50E"/>
    <w:rsid w:val="557E051D"/>
    <w:rsid w:val="559F0046"/>
    <w:rsid w:val="55E681FA"/>
    <w:rsid w:val="55E70EC3"/>
    <w:rsid w:val="55EE461A"/>
    <w:rsid w:val="55EF8CCD"/>
    <w:rsid w:val="562662F5"/>
    <w:rsid w:val="56541AD0"/>
    <w:rsid w:val="566A0F79"/>
    <w:rsid w:val="567CBF7C"/>
    <w:rsid w:val="568500AD"/>
    <w:rsid w:val="568B6156"/>
    <w:rsid w:val="56B0226F"/>
    <w:rsid w:val="56B17A41"/>
    <w:rsid w:val="56C00D4B"/>
    <w:rsid w:val="56C5C248"/>
    <w:rsid w:val="57147CFA"/>
    <w:rsid w:val="5734AB34"/>
    <w:rsid w:val="57467CA7"/>
    <w:rsid w:val="5752AA6E"/>
    <w:rsid w:val="5758B30E"/>
    <w:rsid w:val="5767EB55"/>
    <w:rsid w:val="57781EEC"/>
    <w:rsid w:val="579E9DA5"/>
    <w:rsid w:val="57C63AC9"/>
    <w:rsid w:val="57D561C7"/>
    <w:rsid w:val="57FC179A"/>
    <w:rsid w:val="58282DC1"/>
    <w:rsid w:val="585791E3"/>
    <w:rsid w:val="585D55C0"/>
    <w:rsid w:val="59014312"/>
    <w:rsid w:val="5928282C"/>
    <w:rsid w:val="593565ED"/>
    <w:rsid w:val="5951EA57"/>
    <w:rsid w:val="595C2C6E"/>
    <w:rsid w:val="59739277"/>
    <w:rsid w:val="59B2897D"/>
    <w:rsid w:val="59C166CC"/>
    <w:rsid w:val="59F85FD4"/>
    <w:rsid w:val="5A0F1DAB"/>
    <w:rsid w:val="5A2844FE"/>
    <w:rsid w:val="5A6B3AA2"/>
    <w:rsid w:val="5A753358"/>
    <w:rsid w:val="5A7DC9CB"/>
    <w:rsid w:val="5A874C94"/>
    <w:rsid w:val="5AA47B03"/>
    <w:rsid w:val="5AA958B5"/>
    <w:rsid w:val="5AB83351"/>
    <w:rsid w:val="5AC0929E"/>
    <w:rsid w:val="5AD1251E"/>
    <w:rsid w:val="5AD5A099"/>
    <w:rsid w:val="5B02922D"/>
    <w:rsid w:val="5B0E4125"/>
    <w:rsid w:val="5B330C92"/>
    <w:rsid w:val="5B3A32F9"/>
    <w:rsid w:val="5B6A0010"/>
    <w:rsid w:val="5B7B0183"/>
    <w:rsid w:val="5B8B670C"/>
    <w:rsid w:val="5BAB1FF8"/>
    <w:rsid w:val="5BBCA4DA"/>
    <w:rsid w:val="5BBF3278"/>
    <w:rsid w:val="5BCB6B92"/>
    <w:rsid w:val="5C153E22"/>
    <w:rsid w:val="5C15D45C"/>
    <w:rsid w:val="5C2AA697"/>
    <w:rsid w:val="5C3502CE"/>
    <w:rsid w:val="5C36D139"/>
    <w:rsid w:val="5C4D4846"/>
    <w:rsid w:val="5C557CEB"/>
    <w:rsid w:val="5C5BEF8D"/>
    <w:rsid w:val="5C5F3F07"/>
    <w:rsid w:val="5C696D6B"/>
    <w:rsid w:val="5C802135"/>
    <w:rsid w:val="5C84907C"/>
    <w:rsid w:val="5C9B50F5"/>
    <w:rsid w:val="5CC16B46"/>
    <w:rsid w:val="5D14E199"/>
    <w:rsid w:val="5D2495EE"/>
    <w:rsid w:val="5D2F8C22"/>
    <w:rsid w:val="5D3A6DA0"/>
    <w:rsid w:val="5D4B6618"/>
    <w:rsid w:val="5D72D173"/>
    <w:rsid w:val="5DBDA716"/>
    <w:rsid w:val="5DC75E3B"/>
    <w:rsid w:val="5DEB4A17"/>
    <w:rsid w:val="5DEC4E3F"/>
    <w:rsid w:val="5DF4274A"/>
    <w:rsid w:val="5E12A69E"/>
    <w:rsid w:val="5E1D3775"/>
    <w:rsid w:val="5E225522"/>
    <w:rsid w:val="5E3E2D8F"/>
    <w:rsid w:val="5E9C9E59"/>
    <w:rsid w:val="5EA73260"/>
    <w:rsid w:val="5EDB79E7"/>
    <w:rsid w:val="5EED94BB"/>
    <w:rsid w:val="5F06AD19"/>
    <w:rsid w:val="5F118004"/>
    <w:rsid w:val="5F13D0B3"/>
    <w:rsid w:val="5F29F4E7"/>
    <w:rsid w:val="5F71C0BA"/>
    <w:rsid w:val="5F7EC696"/>
    <w:rsid w:val="5F92FAE2"/>
    <w:rsid w:val="5FCB07B4"/>
    <w:rsid w:val="5FCD7D2A"/>
    <w:rsid w:val="5FD482C0"/>
    <w:rsid w:val="5FDB89A5"/>
    <w:rsid w:val="5FE90548"/>
    <w:rsid w:val="5FEBC7D5"/>
    <w:rsid w:val="6012E2CF"/>
    <w:rsid w:val="602527C3"/>
    <w:rsid w:val="6038E65F"/>
    <w:rsid w:val="6077B9F3"/>
    <w:rsid w:val="60A89FF5"/>
    <w:rsid w:val="60DC6C56"/>
    <w:rsid w:val="60F04B07"/>
    <w:rsid w:val="617C4100"/>
    <w:rsid w:val="61914C5A"/>
    <w:rsid w:val="61E3900C"/>
    <w:rsid w:val="61ED2F2A"/>
    <w:rsid w:val="62101B3C"/>
    <w:rsid w:val="6253830F"/>
    <w:rsid w:val="62646F1A"/>
    <w:rsid w:val="62B57D9B"/>
    <w:rsid w:val="62D258D5"/>
    <w:rsid w:val="62DA3FA5"/>
    <w:rsid w:val="62E7CB82"/>
    <w:rsid w:val="62EB8FE1"/>
    <w:rsid w:val="62FB3D0E"/>
    <w:rsid w:val="63176D80"/>
    <w:rsid w:val="633739B2"/>
    <w:rsid w:val="63477C67"/>
    <w:rsid w:val="634AF18A"/>
    <w:rsid w:val="635A3569"/>
    <w:rsid w:val="6369F734"/>
    <w:rsid w:val="638ED05A"/>
    <w:rsid w:val="6392E426"/>
    <w:rsid w:val="63B879A2"/>
    <w:rsid w:val="63C24116"/>
    <w:rsid w:val="63D5D695"/>
    <w:rsid w:val="63E92A43"/>
    <w:rsid w:val="63FF6103"/>
    <w:rsid w:val="640DA79C"/>
    <w:rsid w:val="6410A221"/>
    <w:rsid w:val="646B8B05"/>
    <w:rsid w:val="6472D846"/>
    <w:rsid w:val="647D864C"/>
    <w:rsid w:val="648497E5"/>
    <w:rsid w:val="649255B8"/>
    <w:rsid w:val="64C25EB7"/>
    <w:rsid w:val="64D94262"/>
    <w:rsid w:val="651B8B79"/>
    <w:rsid w:val="651DCD9D"/>
    <w:rsid w:val="65296937"/>
    <w:rsid w:val="652DBA6F"/>
    <w:rsid w:val="6532269E"/>
    <w:rsid w:val="65490427"/>
    <w:rsid w:val="655DE086"/>
    <w:rsid w:val="65970E36"/>
    <w:rsid w:val="65ACFD8B"/>
    <w:rsid w:val="65D4B0DF"/>
    <w:rsid w:val="65DA8A9E"/>
    <w:rsid w:val="65DF5523"/>
    <w:rsid w:val="65F77872"/>
    <w:rsid w:val="66069BC1"/>
    <w:rsid w:val="6612F944"/>
    <w:rsid w:val="664D2729"/>
    <w:rsid w:val="664E331C"/>
    <w:rsid w:val="665190BB"/>
    <w:rsid w:val="666DADB8"/>
    <w:rsid w:val="6690ED96"/>
    <w:rsid w:val="66978BC0"/>
    <w:rsid w:val="66C63881"/>
    <w:rsid w:val="66D4A073"/>
    <w:rsid w:val="66F30E44"/>
    <w:rsid w:val="66F796E5"/>
    <w:rsid w:val="675BE767"/>
    <w:rsid w:val="676A74A6"/>
    <w:rsid w:val="6783EEFB"/>
    <w:rsid w:val="67E07B94"/>
    <w:rsid w:val="67F455F8"/>
    <w:rsid w:val="67F92D18"/>
    <w:rsid w:val="67FDF7F2"/>
    <w:rsid w:val="6804A36B"/>
    <w:rsid w:val="6813E835"/>
    <w:rsid w:val="68168C84"/>
    <w:rsid w:val="681E8090"/>
    <w:rsid w:val="683BD3F0"/>
    <w:rsid w:val="6849BF69"/>
    <w:rsid w:val="68523E46"/>
    <w:rsid w:val="689AD0BF"/>
    <w:rsid w:val="68C62FBB"/>
    <w:rsid w:val="68D72D1F"/>
    <w:rsid w:val="69064507"/>
    <w:rsid w:val="691AED27"/>
    <w:rsid w:val="69257636"/>
    <w:rsid w:val="6931E33F"/>
    <w:rsid w:val="69861B99"/>
    <w:rsid w:val="69BA6725"/>
    <w:rsid w:val="69E8D2B5"/>
    <w:rsid w:val="69E92B0F"/>
    <w:rsid w:val="6A01EACE"/>
    <w:rsid w:val="6A0803E3"/>
    <w:rsid w:val="6A0985C8"/>
    <w:rsid w:val="6A0FA5D9"/>
    <w:rsid w:val="6A26ACEC"/>
    <w:rsid w:val="6A2D0C07"/>
    <w:rsid w:val="6A452783"/>
    <w:rsid w:val="6A48F65E"/>
    <w:rsid w:val="6A680439"/>
    <w:rsid w:val="6A72B04C"/>
    <w:rsid w:val="6A84116F"/>
    <w:rsid w:val="6A84660D"/>
    <w:rsid w:val="6A8729FF"/>
    <w:rsid w:val="6A9635F3"/>
    <w:rsid w:val="6AA6213A"/>
    <w:rsid w:val="6ABD211D"/>
    <w:rsid w:val="6AEBBEE8"/>
    <w:rsid w:val="6B089EDF"/>
    <w:rsid w:val="6B0A96E1"/>
    <w:rsid w:val="6B1113FE"/>
    <w:rsid w:val="6B26D491"/>
    <w:rsid w:val="6B3DBA2B"/>
    <w:rsid w:val="6B6E3903"/>
    <w:rsid w:val="6B7BC5D2"/>
    <w:rsid w:val="6BBF70CD"/>
    <w:rsid w:val="6BFB3150"/>
    <w:rsid w:val="6C219578"/>
    <w:rsid w:val="6C279552"/>
    <w:rsid w:val="6C4C2D4C"/>
    <w:rsid w:val="6C56B3EB"/>
    <w:rsid w:val="6C603084"/>
    <w:rsid w:val="6C735681"/>
    <w:rsid w:val="6C7CCAE6"/>
    <w:rsid w:val="6C7EF061"/>
    <w:rsid w:val="6C7F90C8"/>
    <w:rsid w:val="6CE217F2"/>
    <w:rsid w:val="6CFBC04B"/>
    <w:rsid w:val="6D05A988"/>
    <w:rsid w:val="6D3E3482"/>
    <w:rsid w:val="6D4CFF5D"/>
    <w:rsid w:val="6D6BC2DE"/>
    <w:rsid w:val="6D6F2546"/>
    <w:rsid w:val="6D7654A3"/>
    <w:rsid w:val="6D914A20"/>
    <w:rsid w:val="6DA99D91"/>
    <w:rsid w:val="6DD09C12"/>
    <w:rsid w:val="6E0F33BF"/>
    <w:rsid w:val="6E128B5C"/>
    <w:rsid w:val="6E26D9F4"/>
    <w:rsid w:val="6E2EA10F"/>
    <w:rsid w:val="6E972A63"/>
    <w:rsid w:val="6E9F5D58"/>
    <w:rsid w:val="6EABA6BB"/>
    <w:rsid w:val="6EBAE37C"/>
    <w:rsid w:val="6EC27138"/>
    <w:rsid w:val="6EC816B3"/>
    <w:rsid w:val="6EDF9F50"/>
    <w:rsid w:val="6EE47AD5"/>
    <w:rsid w:val="6EE61FA7"/>
    <w:rsid w:val="6F0E4509"/>
    <w:rsid w:val="6F166ED7"/>
    <w:rsid w:val="6F26F55F"/>
    <w:rsid w:val="6F515A28"/>
    <w:rsid w:val="6F6D6A16"/>
    <w:rsid w:val="6F7295D9"/>
    <w:rsid w:val="6F84AC8B"/>
    <w:rsid w:val="6F876685"/>
    <w:rsid w:val="6FC34E99"/>
    <w:rsid w:val="6FC70B0B"/>
    <w:rsid w:val="6FD0C7F9"/>
    <w:rsid w:val="6FF350FC"/>
    <w:rsid w:val="7058F9FB"/>
    <w:rsid w:val="705ED9C1"/>
    <w:rsid w:val="70A201B5"/>
    <w:rsid w:val="70CB488D"/>
    <w:rsid w:val="70DBCD2B"/>
    <w:rsid w:val="70F574B7"/>
    <w:rsid w:val="70F684EA"/>
    <w:rsid w:val="711AFD55"/>
    <w:rsid w:val="712F756B"/>
    <w:rsid w:val="7152554C"/>
    <w:rsid w:val="717A9069"/>
    <w:rsid w:val="7188B5B1"/>
    <w:rsid w:val="71A1A5F8"/>
    <w:rsid w:val="71B40880"/>
    <w:rsid w:val="71BA863B"/>
    <w:rsid w:val="71C0CA67"/>
    <w:rsid w:val="71C80266"/>
    <w:rsid w:val="71D54275"/>
    <w:rsid w:val="71D8BE6D"/>
    <w:rsid w:val="71E80106"/>
    <w:rsid w:val="71E8E0F5"/>
    <w:rsid w:val="71F7C8B6"/>
    <w:rsid w:val="721D4472"/>
    <w:rsid w:val="721FFD56"/>
    <w:rsid w:val="7230CD2B"/>
    <w:rsid w:val="7230E54C"/>
    <w:rsid w:val="723B5D6E"/>
    <w:rsid w:val="72428AAC"/>
    <w:rsid w:val="725D0D65"/>
    <w:rsid w:val="7293FF87"/>
    <w:rsid w:val="729C1BF1"/>
    <w:rsid w:val="72A638A3"/>
    <w:rsid w:val="72A92800"/>
    <w:rsid w:val="72CBB6C4"/>
    <w:rsid w:val="72D0353F"/>
    <w:rsid w:val="7315126D"/>
    <w:rsid w:val="7315D6BA"/>
    <w:rsid w:val="7316EF59"/>
    <w:rsid w:val="734DD8FE"/>
    <w:rsid w:val="7364F3E5"/>
    <w:rsid w:val="7381EC77"/>
    <w:rsid w:val="73962A4E"/>
    <w:rsid w:val="739AEA60"/>
    <w:rsid w:val="73B4B421"/>
    <w:rsid w:val="73EF3814"/>
    <w:rsid w:val="740C79E4"/>
    <w:rsid w:val="740E1DB4"/>
    <w:rsid w:val="7417ACB2"/>
    <w:rsid w:val="74193A41"/>
    <w:rsid w:val="742F7B88"/>
    <w:rsid w:val="743CCF34"/>
    <w:rsid w:val="7464B8EB"/>
    <w:rsid w:val="746BA105"/>
    <w:rsid w:val="74925C22"/>
    <w:rsid w:val="74969A6E"/>
    <w:rsid w:val="74F77887"/>
    <w:rsid w:val="74FC1975"/>
    <w:rsid w:val="7518E6F8"/>
    <w:rsid w:val="7550C0EC"/>
    <w:rsid w:val="7550ED45"/>
    <w:rsid w:val="755CAE18"/>
    <w:rsid w:val="756D4BD9"/>
    <w:rsid w:val="7578D64C"/>
    <w:rsid w:val="758F7717"/>
    <w:rsid w:val="759680BA"/>
    <w:rsid w:val="759A1670"/>
    <w:rsid w:val="75C1AE4C"/>
    <w:rsid w:val="75E4D58E"/>
    <w:rsid w:val="761E1656"/>
    <w:rsid w:val="76292E02"/>
    <w:rsid w:val="763529FB"/>
    <w:rsid w:val="765D76AE"/>
    <w:rsid w:val="766BE7C8"/>
    <w:rsid w:val="769CFFD5"/>
    <w:rsid w:val="76ABC2C3"/>
    <w:rsid w:val="76B934CC"/>
    <w:rsid w:val="76C4E967"/>
    <w:rsid w:val="76C4EC59"/>
    <w:rsid w:val="76FA4376"/>
    <w:rsid w:val="76FBCED6"/>
    <w:rsid w:val="7707362A"/>
    <w:rsid w:val="77157B43"/>
    <w:rsid w:val="77215737"/>
    <w:rsid w:val="772F2B41"/>
    <w:rsid w:val="7785B8A8"/>
    <w:rsid w:val="7795D6B3"/>
    <w:rsid w:val="77A16D0B"/>
    <w:rsid w:val="77A6EC55"/>
    <w:rsid w:val="77B4FBBC"/>
    <w:rsid w:val="77B599E4"/>
    <w:rsid w:val="77D5AF9D"/>
    <w:rsid w:val="77D72D3C"/>
    <w:rsid w:val="77EACA68"/>
    <w:rsid w:val="77FB1640"/>
    <w:rsid w:val="78165397"/>
    <w:rsid w:val="78367021"/>
    <w:rsid w:val="783EFDB1"/>
    <w:rsid w:val="787375C6"/>
    <w:rsid w:val="78745B63"/>
    <w:rsid w:val="789C30B7"/>
    <w:rsid w:val="78A4AB79"/>
    <w:rsid w:val="78BE7ECD"/>
    <w:rsid w:val="78C240F4"/>
    <w:rsid w:val="78C49394"/>
    <w:rsid w:val="78EF8028"/>
    <w:rsid w:val="7919BD78"/>
    <w:rsid w:val="791DA068"/>
    <w:rsid w:val="7949CD74"/>
    <w:rsid w:val="794DFC1C"/>
    <w:rsid w:val="795A4D52"/>
    <w:rsid w:val="79644513"/>
    <w:rsid w:val="79736926"/>
    <w:rsid w:val="79926A0B"/>
    <w:rsid w:val="7997CAFB"/>
    <w:rsid w:val="79C6153D"/>
    <w:rsid w:val="79EB3F27"/>
    <w:rsid w:val="79F84CCC"/>
    <w:rsid w:val="79F97789"/>
    <w:rsid w:val="79FCE661"/>
    <w:rsid w:val="79FF6A9F"/>
    <w:rsid w:val="7A0ED8A7"/>
    <w:rsid w:val="7A2B4C30"/>
    <w:rsid w:val="7A3A730E"/>
    <w:rsid w:val="7A4DAD50"/>
    <w:rsid w:val="7A59873C"/>
    <w:rsid w:val="7AA4D5AD"/>
    <w:rsid w:val="7AECB99D"/>
    <w:rsid w:val="7AFB1591"/>
    <w:rsid w:val="7B05CE85"/>
    <w:rsid w:val="7B0F7FE3"/>
    <w:rsid w:val="7B30E413"/>
    <w:rsid w:val="7B6418FF"/>
    <w:rsid w:val="7B65DA61"/>
    <w:rsid w:val="7B695E2B"/>
    <w:rsid w:val="7B81F6C7"/>
    <w:rsid w:val="7B9AFFB6"/>
    <w:rsid w:val="7BA6C8F1"/>
    <w:rsid w:val="7BE7359D"/>
    <w:rsid w:val="7BED0E6C"/>
    <w:rsid w:val="7C018A55"/>
    <w:rsid w:val="7C01E1C6"/>
    <w:rsid w:val="7C6907F9"/>
    <w:rsid w:val="7C6AEE54"/>
    <w:rsid w:val="7CA809D6"/>
    <w:rsid w:val="7CB32CCA"/>
    <w:rsid w:val="7CCB7542"/>
    <w:rsid w:val="7CD21F22"/>
    <w:rsid w:val="7CD7A1DE"/>
    <w:rsid w:val="7CEA205B"/>
    <w:rsid w:val="7D28A921"/>
    <w:rsid w:val="7D632C06"/>
    <w:rsid w:val="7D88E97B"/>
    <w:rsid w:val="7DAFEBCD"/>
    <w:rsid w:val="7DB9ACC9"/>
    <w:rsid w:val="7E159901"/>
    <w:rsid w:val="7E1DC8F8"/>
    <w:rsid w:val="7E24D4AA"/>
    <w:rsid w:val="7E2DA665"/>
    <w:rsid w:val="7E95DA2C"/>
    <w:rsid w:val="7EA3D1FE"/>
    <w:rsid w:val="7ED7FCE5"/>
    <w:rsid w:val="7EDB43FF"/>
    <w:rsid w:val="7F03FEED"/>
    <w:rsid w:val="7F134402"/>
    <w:rsid w:val="7F1C7C48"/>
    <w:rsid w:val="7F21F512"/>
    <w:rsid w:val="7F243E2C"/>
    <w:rsid w:val="7F26A0AE"/>
    <w:rsid w:val="7F6C2249"/>
    <w:rsid w:val="7F9A90E6"/>
    <w:rsid w:val="7FABA751"/>
    <w:rsid w:val="7FF5AB2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F5978B4"/>
  <w15:chartTrackingRefBased/>
  <w15:docId w15:val="{1F265D63-6B12-4DC0-A3CB-25743E05D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C5F"/>
    <w:pPr>
      <w:spacing w:after="0" w:line="240" w:lineRule="auto"/>
    </w:pPr>
    <w:rPr>
      <w:rFonts w:ascii="Calibri" w:hAnsi="Calibri" w:cs="Calibri"/>
    </w:rPr>
  </w:style>
  <w:style w:type="paragraph" w:styleId="Overskrift1">
    <w:name w:val="heading 1"/>
    <w:basedOn w:val="Normal"/>
    <w:next w:val="Normal"/>
    <w:link w:val="Overskrift1Tegn"/>
    <w:qFormat/>
    <w:rsid w:val="00BD5215"/>
    <w:pPr>
      <w:keepLines/>
      <w:spacing w:line="360" w:lineRule="exact"/>
      <w:outlineLvl w:val="0"/>
    </w:pPr>
    <w:rPr>
      <w:rFonts w:ascii="Arial" w:eastAsia="Times New Roman" w:hAnsi="Arial" w:cs="Arial"/>
      <w:b/>
      <w:bCs/>
      <w:sz w:val="30"/>
      <w:szCs w:val="32"/>
      <w:lang w:eastAsia="da-DK"/>
    </w:rPr>
  </w:style>
  <w:style w:type="paragraph" w:styleId="Overskrift2">
    <w:name w:val="heading 2"/>
    <w:basedOn w:val="Normal"/>
    <w:next w:val="Normal"/>
    <w:link w:val="Overskrift2Tegn"/>
    <w:uiPriority w:val="9"/>
    <w:unhideWhenUsed/>
    <w:qFormat/>
    <w:rsid w:val="006932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7139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37FAF"/>
    <w:pPr>
      <w:keepNext/>
      <w:keepLines/>
      <w:spacing w:before="40"/>
      <w:outlineLvl w:val="3"/>
    </w:pPr>
    <w:rPr>
      <w:rFonts w:asciiTheme="majorHAnsi" w:eastAsiaTheme="majorEastAsia" w:hAnsiTheme="majorHAnsi" w:cstheme="majorBidi"/>
      <w:iCs/>
      <w:color w:val="2F5496" w:themeColor="accent1" w:themeShade="BF"/>
    </w:rPr>
  </w:style>
  <w:style w:type="paragraph" w:styleId="Overskrift5">
    <w:name w:val="heading 5"/>
    <w:basedOn w:val="Normal"/>
    <w:next w:val="Normal"/>
    <w:link w:val="Overskrift5Tegn"/>
    <w:uiPriority w:val="9"/>
    <w:unhideWhenUsed/>
    <w:qFormat/>
    <w:rsid w:val="00C3663D"/>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BD5215"/>
    <w:rPr>
      <w:rFonts w:ascii="Arial" w:eastAsia="Times New Roman" w:hAnsi="Arial" w:cs="Arial"/>
      <w:b/>
      <w:bCs/>
      <w:sz w:val="30"/>
      <w:szCs w:val="32"/>
      <w:lang w:eastAsia="da-DK"/>
    </w:rPr>
  </w:style>
  <w:style w:type="table" w:styleId="Tabel-Gitter">
    <w:name w:val="Table Grid"/>
    <w:basedOn w:val="Tabel-Normal"/>
    <w:rsid w:val="0085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857533"/>
    <w:pPr>
      <w:ind w:left="720"/>
      <w:contextualSpacing/>
    </w:pPr>
  </w:style>
  <w:style w:type="paragraph" w:styleId="Sidehoved">
    <w:name w:val="header"/>
    <w:basedOn w:val="Normal"/>
    <w:link w:val="SidehovedTegn"/>
    <w:uiPriority w:val="99"/>
    <w:unhideWhenUsed/>
    <w:rsid w:val="00F34DF6"/>
    <w:pPr>
      <w:tabs>
        <w:tab w:val="center" w:pos="4819"/>
        <w:tab w:val="right" w:pos="9638"/>
      </w:tabs>
    </w:pPr>
  </w:style>
  <w:style w:type="character" w:customStyle="1" w:styleId="SidehovedTegn">
    <w:name w:val="Sidehoved Tegn"/>
    <w:basedOn w:val="Standardskrifttypeiafsnit"/>
    <w:link w:val="Sidehoved"/>
    <w:uiPriority w:val="99"/>
    <w:rsid w:val="00F34DF6"/>
  </w:style>
  <w:style w:type="paragraph" w:styleId="Sidefod">
    <w:name w:val="footer"/>
    <w:basedOn w:val="Normal"/>
    <w:link w:val="SidefodTegn"/>
    <w:uiPriority w:val="99"/>
    <w:unhideWhenUsed/>
    <w:rsid w:val="00F34DF6"/>
    <w:pPr>
      <w:tabs>
        <w:tab w:val="center" w:pos="4819"/>
        <w:tab w:val="right" w:pos="9638"/>
      </w:tabs>
    </w:pPr>
  </w:style>
  <w:style w:type="character" w:customStyle="1" w:styleId="SidefodTegn">
    <w:name w:val="Sidefod Tegn"/>
    <w:basedOn w:val="Standardskrifttypeiafsnit"/>
    <w:link w:val="Sidefod"/>
    <w:uiPriority w:val="99"/>
    <w:rsid w:val="00F34DF6"/>
  </w:style>
  <w:style w:type="character" w:styleId="Kommentarhenvisning">
    <w:name w:val="annotation reference"/>
    <w:basedOn w:val="Standardskrifttypeiafsnit"/>
    <w:uiPriority w:val="99"/>
    <w:unhideWhenUsed/>
    <w:rsid w:val="00FB4A0B"/>
    <w:rPr>
      <w:sz w:val="16"/>
      <w:szCs w:val="16"/>
    </w:rPr>
  </w:style>
  <w:style w:type="paragraph" w:styleId="Kommentartekst">
    <w:name w:val="annotation text"/>
    <w:basedOn w:val="Normal"/>
    <w:link w:val="KommentartekstTegn"/>
    <w:uiPriority w:val="99"/>
    <w:unhideWhenUsed/>
    <w:rsid w:val="00FB4A0B"/>
    <w:rPr>
      <w:sz w:val="20"/>
      <w:szCs w:val="20"/>
    </w:rPr>
  </w:style>
  <w:style w:type="character" w:customStyle="1" w:styleId="KommentartekstTegn">
    <w:name w:val="Kommentartekst Tegn"/>
    <w:basedOn w:val="Standardskrifttypeiafsnit"/>
    <w:link w:val="Kommentartekst"/>
    <w:uiPriority w:val="99"/>
    <w:rsid w:val="00FB4A0B"/>
    <w:rPr>
      <w:sz w:val="20"/>
      <w:szCs w:val="20"/>
    </w:rPr>
  </w:style>
  <w:style w:type="paragraph" w:styleId="Kommentaremne">
    <w:name w:val="annotation subject"/>
    <w:basedOn w:val="Kommentartekst"/>
    <w:next w:val="Kommentartekst"/>
    <w:link w:val="KommentaremneTegn"/>
    <w:uiPriority w:val="99"/>
    <w:semiHidden/>
    <w:unhideWhenUsed/>
    <w:rsid w:val="00FB4A0B"/>
    <w:rPr>
      <w:b/>
      <w:bCs/>
    </w:rPr>
  </w:style>
  <w:style w:type="character" w:customStyle="1" w:styleId="KommentaremneTegn">
    <w:name w:val="Kommentaremne Tegn"/>
    <w:basedOn w:val="KommentartekstTegn"/>
    <w:link w:val="Kommentaremne"/>
    <w:uiPriority w:val="99"/>
    <w:semiHidden/>
    <w:rsid w:val="00FB4A0B"/>
    <w:rPr>
      <w:b/>
      <w:bCs/>
      <w:sz w:val="20"/>
      <w:szCs w:val="20"/>
    </w:rPr>
  </w:style>
  <w:style w:type="paragraph" w:styleId="Markeringsbobletekst">
    <w:name w:val="Balloon Text"/>
    <w:basedOn w:val="Normal"/>
    <w:link w:val="MarkeringsbobletekstTegn"/>
    <w:uiPriority w:val="99"/>
    <w:semiHidden/>
    <w:unhideWhenUsed/>
    <w:rsid w:val="00FB4A0B"/>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B4A0B"/>
    <w:rPr>
      <w:rFonts w:ascii="Segoe UI" w:hAnsi="Segoe UI" w:cs="Segoe UI"/>
      <w:sz w:val="18"/>
      <w:szCs w:val="18"/>
    </w:rPr>
  </w:style>
  <w:style w:type="paragraph" w:styleId="Fodnotetekst">
    <w:name w:val="footnote text"/>
    <w:basedOn w:val="Normal"/>
    <w:link w:val="FodnotetekstTegn"/>
    <w:uiPriority w:val="99"/>
    <w:semiHidden/>
    <w:unhideWhenUsed/>
    <w:rsid w:val="004D6337"/>
    <w:rPr>
      <w:sz w:val="20"/>
      <w:szCs w:val="20"/>
    </w:rPr>
  </w:style>
  <w:style w:type="character" w:customStyle="1" w:styleId="FodnotetekstTegn">
    <w:name w:val="Fodnotetekst Tegn"/>
    <w:basedOn w:val="Standardskrifttypeiafsnit"/>
    <w:link w:val="Fodnotetekst"/>
    <w:uiPriority w:val="99"/>
    <w:semiHidden/>
    <w:rsid w:val="004D6337"/>
    <w:rPr>
      <w:sz w:val="20"/>
      <w:szCs w:val="20"/>
    </w:rPr>
  </w:style>
  <w:style w:type="character" w:styleId="Fodnotehenvisning">
    <w:name w:val="footnote reference"/>
    <w:basedOn w:val="Standardskrifttypeiafsnit"/>
    <w:uiPriority w:val="99"/>
    <w:semiHidden/>
    <w:unhideWhenUsed/>
    <w:rsid w:val="004D6337"/>
    <w:rPr>
      <w:vertAlign w:val="superscript"/>
    </w:rPr>
  </w:style>
  <w:style w:type="character" w:customStyle="1" w:styleId="Overskrift2Tegn">
    <w:name w:val="Overskrift 2 Tegn"/>
    <w:basedOn w:val="Standardskrifttypeiafsnit"/>
    <w:link w:val="Overskrift2"/>
    <w:uiPriority w:val="9"/>
    <w:rsid w:val="00693254"/>
    <w:rPr>
      <w:rFonts w:asciiTheme="majorHAnsi" w:eastAsiaTheme="majorEastAsia" w:hAnsiTheme="majorHAnsi" w:cstheme="majorBidi"/>
      <w:color w:val="2F5496" w:themeColor="accent1" w:themeShade="BF"/>
      <w:sz w:val="26"/>
      <w:szCs w:val="26"/>
    </w:rPr>
  </w:style>
  <w:style w:type="paragraph" w:styleId="Korrektur">
    <w:name w:val="Revision"/>
    <w:hidden/>
    <w:uiPriority w:val="99"/>
    <w:semiHidden/>
    <w:rsid w:val="00912265"/>
    <w:pPr>
      <w:spacing w:after="0" w:line="240" w:lineRule="auto"/>
    </w:pPr>
  </w:style>
  <w:style w:type="character" w:customStyle="1" w:styleId="normaltextrun">
    <w:name w:val="normaltextrun"/>
    <w:basedOn w:val="Standardskrifttypeiafsnit"/>
    <w:rsid w:val="001D532E"/>
  </w:style>
  <w:style w:type="character" w:styleId="Ulstomtale">
    <w:name w:val="Unresolved Mention"/>
    <w:basedOn w:val="Standardskrifttypeiafsnit"/>
    <w:uiPriority w:val="99"/>
    <w:unhideWhenUsed/>
    <w:rsid w:val="00B500A4"/>
    <w:rPr>
      <w:color w:val="605E5C"/>
      <w:shd w:val="clear" w:color="auto" w:fill="E1DFDD"/>
    </w:rPr>
  </w:style>
  <w:style w:type="character" w:styleId="Omtal">
    <w:name w:val="Mention"/>
    <w:basedOn w:val="Standardskrifttypeiafsnit"/>
    <w:uiPriority w:val="99"/>
    <w:unhideWhenUsed/>
    <w:rsid w:val="00B500A4"/>
    <w:rPr>
      <w:color w:val="2B579A"/>
      <w:shd w:val="clear" w:color="auto" w:fill="E1DFDD"/>
    </w:rPr>
  </w:style>
  <w:style w:type="paragraph" w:customStyle="1" w:styleId="paragraph">
    <w:name w:val="paragraph"/>
    <w:basedOn w:val="Normal"/>
    <w:rsid w:val="00892F90"/>
    <w:pPr>
      <w:spacing w:before="100" w:beforeAutospacing="1" w:after="100" w:afterAutospacing="1"/>
    </w:pPr>
    <w:rPr>
      <w:rFonts w:ascii="Times New Roman" w:eastAsia="Times New Roman" w:hAnsi="Times New Roman" w:cs="Times New Roman"/>
      <w:sz w:val="24"/>
      <w:szCs w:val="24"/>
      <w:lang w:eastAsia="da-DK"/>
    </w:rPr>
  </w:style>
  <w:style w:type="paragraph" w:styleId="NormalWeb">
    <w:name w:val="Normal (Web)"/>
    <w:basedOn w:val="Normal"/>
    <w:uiPriority w:val="99"/>
    <w:unhideWhenUsed/>
    <w:rsid w:val="00A902BD"/>
    <w:pPr>
      <w:spacing w:before="100" w:beforeAutospacing="1" w:after="100" w:afterAutospacing="1"/>
    </w:pPr>
    <w:rPr>
      <w:rFonts w:ascii="Times New Roman" w:eastAsia="Times New Roman" w:hAnsi="Times New Roman" w:cs="Times New Roman"/>
      <w:sz w:val="24"/>
      <w:szCs w:val="24"/>
      <w:lang w:eastAsia="da-DK"/>
    </w:rPr>
  </w:style>
  <w:style w:type="paragraph" w:styleId="Overskrift">
    <w:name w:val="TOC Heading"/>
    <w:basedOn w:val="Overskrift1"/>
    <w:next w:val="Normal"/>
    <w:uiPriority w:val="39"/>
    <w:unhideWhenUsed/>
    <w:qFormat/>
    <w:rsid w:val="00412F28"/>
    <w:pPr>
      <w:keepNext/>
      <w:spacing w:before="240" w:line="259" w:lineRule="auto"/>
      <w:outlineLvl w:val="9"/>
    </w:pPr>
    <w:rPr>
      <w:rFonts w:asciiTheme="majorHAnsi" w:eastAsiaTheme="majorEastAsia" w:hAnsiTheme="majorHAnsi" w:cstheme="majorBidi"/>
      <w:b w:val="0"/>
      <w:bCs w:val="0"/>
      <w:color w:val="2F5496" w:themeColor="accent1" w:themeShade="BF"/>
      <w:sz w:val="32"/>
    </w:rPr>
  </w:style>
  <w:style w:type="paragraph" w:styleId="Indholdsfortegnelse1">
    <w:name w:val="toc 1"/>
    <w:basedOn w:val="Normal"/>
    <w:next w:val="Normal"/>
    <w:autoRedefine/>
    <w:uiPriority w:val="39"/>
    <w:unhideWhenUsed/>
    <w:rsid w:val="00544428"/>
    <w:pPr>
      <w:tabs>
        <w:tab w:val="right" w:leader="hyphen" w:pos="9628"/>
      </w:tabs>
      <w:spacing w:before="120"/>
    </w:pPr>
    <w:rPr>
      <w:rFonts w:asciiTheme="minorHAnsi" w:hAnsiTheme="minorHAnsi" w:cstheme="minorHAnsi"/>
      <w:b/>
      <w:bCs/>
      <w:i/>
      <w:iCs/>
      <w:sz w:val="24"/>
      <w:szCs w:val="24"/>
    </w:rPr>
  </w:style>
  <w:style w:type="character" w:styleId="Hyperlink">
    <w:name w:val="Hyperlink"/>
    <w:basedOn w:val="Standardskrifttypeiafsnit"/>
    <w:uiPriority w:val="99"/>
    <w:unhideWhenUsed/>
    <w:rsid w:val="00412F28"/>
    <w:rPr>
      <w:color w:val="0563C1" w:themeColor="hyperlink"/>
      <w:u w:val="single"/>
    </w:rPr>
  </w:style>
  <w:style w:type="character" w:styleId="BesgtLink">
    <w:name w:val="FollowedHyperlink"/>
    <w:basedOn w:val="Standardskrifttypeiafsnit"/>
    <w:uiPriority w:val="99"/>
    <w:semiHidden/>
    <w:unhideWhenUsed/>
    <w:rsid w:val="006F5850"/>
    <w:rPr>
      <w:color w:val="954F72" w:themeColor="followedHyperlink"/>
      <w:u w:val="single"/>
    </w:rPr>
  </w:style>
  <w:style w:type="character" w:styleId="Strk">
    <w:name w:val="Strong"/>
    <w:basedOn w:val="Standardskrifttypeiafsnit"/>
    <w:uiPriority w:val="22"/>
    <w:qFormat/>
    <w:rsid w:val="00773F7A"/>
    <w:rPr>
      <w:b/>
      <w:bCs/>
    </w:rPr>
  </w:style>
  <w:style w:type="table" w:styleId="Gittertabel1-lys">
    <w:name w:val="Grid Table 1 Light"/>
    <w:basedOn w:val="Tabel-Normal"/>
    <w:uiPriority w:val="46"/>
    <w:rsid w:val="00773F7A"/>
    <w:pPr>
      <w:spacing w:after="0" w:line="240" w:lineRule="auto"/>
    </w:pPr>
    <w:rPr>
      <w:rFonts w:ascii="Calibri" w:eastAsia="Calibri" w:hAnsi="Calibri" w:cs="Times New Roman"/>
      <w:sz w:val="20"/>
      <w:szCs w:val="20"/>
      <w:lang w:val="en-GB" w:eastAsia="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Krav2nivOverskrift">
    <w:name w:val="Krav 2 niv Overskrift"/>
    <w:basedOn w:val="Overskrift2"/>
    <w:link w:val="Krav2nivOverskriftTegn"/>
    <w:qFormat/>
    <w:rsid w:val="00BF2B8D"/>
    <w:pPr>
      <w:spacing w:before="80"/>
      <w:contextualSpacing/>
    </w:pPr>
    <w:rPr>
      <w:b/>
      <w:bCs/>
      <w:sz w:val="24"/>
      <w:szCs w:val="24"/>
    </w:rPr>
  </w:style>
  <w:style w:type="character" w:customStyle="1" w:styleId="Krav2nivOverskriftTegn">
    <w:name w:val="Krav 2 niv Overskrift Tegn"/>
    <w:basedOn w:val="Overskrift2Tegn"/>
    <w:link w:val="Krav2nivOverskrift"/>
    <w:rsid w:val="00BF2B8D"/>
    <w:rPr>
      <w:rFonts w:asciiTheme="majorHAnsi" w:eastAsiaTheme="majorEastAsia" w:hAnsiTheme="majorHAnsi" w:cstheme="majorBidi"/>
      <w:b/>
      <w:bCs/>
      <w:color w:val="2F5496" w:themeColor="accent1" w:themeShade="BF"/>
      <w:sz w:val="24"/>
      <w:szCs w:val="24"/>
    </w:rPr>
  </w:style>
  <w:style w:type="paragraph" w:customStyle="1" w:styleId="KravNormal">
    <w:name w:val="Krav Normal"/>
    <w:basedOn w:val="Normal"/>
    <w:link w:val="KravNormalTegn"/>
    <w:qFormat/>
    <w:rsid w:val="00BF2B8D"/>
  </w:style>
  <w:style w:type="character" w:customStyle="1" w:styleId="KravNormalTegn">
    <w:name w:val="Krav Normal Tegn"/>
    <w:basedOn w:val="Standardskrifttypeiafsnit"/>
    <w:link w:val="KravNormal"/>
    <w:rsid w:val="00BF2B8D"/>
  </w:style>
  <w:style w:type="paragraph" w:styleId="Billedtekst">
    <w:name w:val="caption"/>
    <w:basedOn w:val="Normal"/>
    <w:next w:val="Normal"/>
    <w:uiPriority w:val="35"/>
    <w:unhideWhenUsed/>
    <w:qFormat/>
    <w:rsid w:val="00012B11"/>
    <w:pPr>
      <w:spacing w:after="200"/>
    </w:pPr>
    <w:rPr>
      <w:i/>
      <w:iCs/>
      <w:color w:val="44546A" w:themeColor="text2"/>
      <w:sz w:val="18"/>
      <w:szCs w:val="18"/>
    </w:rPr>
  </w:style>
  <w:style w:type="character" w:customStyle="1" w:styleId="Overskrift3Tegn">
    <w:name w:val="Overskrift 3 Tegn"/>
    <w:basedOn w:val="Standardskrifttypeiafsnit"/>
    <w:link w:val="Overskrift3"/>
    <w:uiPriority w:val="9"/>
    <w:rsid w:val="00071396"/>
    <w:rPr>
      <w:rFonts w:asciiTheme="majorHAnsi" w:eastAsiaTheme="majorEastAsia" w:hAnsiTheme="majorHAnsi" w:cstheme="majorBidi"/>
      <w:color w:val="1F3763" w:themeColor="accent1" w:themeShade="7F"/>
      <w:sz w:val="24"/>
      <w:szCs w:val="24"/>
    </w:rPr>
  </w:style>
  <w:style w:type="paragraph" w:styleId="Indholdsfortegnelse2">
    <w:name w:val="toc 2"/>
    <w:basedOn w:val="Normal"/>
    <w:next w:val="Normal"/>
    <w:autoRedefine/>
    <w:uiPriority w:val="39"/>
    <w:unhideWhenUsed/>
    <w:rsid w:val="00484C42"/>
    <w:pPr>
      <w:tabs>
        <w:tab w:val="right" w:leader="hyphen" w:pos="9628"/>
      </w:tabs>
      <w:spacing w:before="120"/>
      <w:ind w:left="220"/>
    </w:pPr>
    <w:rPr>
      <w:rFonts w:asciiTheme="minorHAnsi" w:hAnsiTheme="minorHAnsi" w:cstheme="minorHAnsi"/>
      <w:b/>
      <w:bCs/>
    </w:rPr>
  </w:style>
  <w:style w:type="paragraph" w:styleId="Indholdsfortegnelse3">
    <w:name w:val="toc 3"/>
    <w:basedOn w:val="Normal"/>
    <w:next w:val="Normal"/>
    <w:autoRedefine/>
    <w:uiPriority w:val="39"/>
    <w:unhideWhenUsed/>
    <w:rsid w:val="00337E7C"/>
    <w:pPr>
      <w:tabs>
        <w:tab w:val="right" w:leader="hyphen" w:pos="9628"/>
      </w:tabs>
    </w:pPr>
    <w:rPr>
      <w:rFonts w:asciiTheme="minorHAnsi" w:hAnsiTheme="minorHAnsi" w:cstheme="minorHAnsi"/>
      <w:sz w:val="20"/>
      <w:szCs w:val="20"/>
    </w:rPr>
  </w:style>
  <w:style w:type="character" w:customStyle="1" w:styleId="Overskrift4Tegn">
    <w:name w:val="Overskrift 4 Tegn"/>
    <w:basedOn w:val="Standardskrifttypeiafsnit"/>
    <w:link w:val="Overskrift4"/>
    <w:uiPriority w:val="9"/>
    <w:rsid w:val="00537FAF"/>
    <w:rPr>
      <w:rFonts w:asciiTheme="majorHAnsi" w:eastAsiaTheme="majorEastAsia" w:hAnsiTheme="majorHAnsi" w:cstheme="majorBidi"/>
      <w:iCs/>
      <w:color w:val="2F5496" w:themeColor="accent1" w:themeShade="BF"/>
    </w:rPr>
  </w:style>
  <w:style w:type="character" w:customStyle="1" w:styleId="Overskrift5Tegn">
    <w:name w:val="Overskrift 5 Tegn"/>
    <w:basedOn w:val="Standardskrifttypeiafsnit"/>
    <w:link w:val="Overskrift5"/>
    <w:uiPriority w:val="9"/>
    <w:rsid w:val="00C3663D"/>
    <w:rPr>
      <w:rFonts w:asciiTheme="majorHAnsi" w:eastAsiaTheme="majorEastAsia" w:hAnsiTheme="majorHAnsi" w:cstheme="majorBidi"/>
      <w:color w:val="2F5496" w:themeColor="accent1" w:themeShade="BF"/>
    </w:rPr>
  </w:style>
  <w:style w:type="paragraph" w:styleId="Ingenafstand">
    <w:name w:val="No Spacing"/>
    <w:uiPriority w:val="1"/>
    <w:qFormat/>
    <w:rsid w:val="005D42B3"/>
    <w:pPr>
      <w:spacing w:after="0" w:line="240" w:lineRule="auto"/>
    </w:pPr>
  </w:style>
  <w:style w:type="paragraph" w:customStyle="1" w:styleId="pf0">
    <w:name w:val="pf0"/>
    <w:basedOn w:val="Normal"/>
    <w:rsid w:val="00F96D00"/>
    <w:pPr>
      <w:spacing w:before="100" w:beforeAutospacing="1" w:after="100" w:afterAutospacing="1"/>
    </w:pPr>
    <w:rPr>
      <w:rFonts w:ascii="Times New Roman" w:eastAsia="Times New Roman" w:hAnsi="Times New Roman" w:cs="Times New Roman"/>
      <w:sz w:val="24"/>
      <w:szCs w:val="24"/>
      <w:lang w:eastAsia="da-DK"/>
    </w:rPr>
  </w:style>
  <w:style w:type="character" w:customStyle="1" w:styleId="cf01">
    <w:name w:val="cf01"/>
    <w:basedOn w:val="Standardskrifttypeiafsnit"/>
    <w:rsid w:val="00F96D00"/>
    <w:rPr>
      <w:rFonts w:ascii="Segoe UI" w:hAnsi="Segoe UI" w:cs="Segoe UI" w:hint="default"/>
      <w:sz w:val="18"/>
      <w:szCs w:val="18"/>
    </w:rPr>
  </w:style>
  <w:style w:type="paragraph" w:styleId="Indholdsfortegnelse4">
    <w:name w:val="toc 4"/>
    <w:basedOn w:val="Normal"/>
    <w:next w:val="Normal"/>
    <w:autoRedefine/>
    <w:uiPriority w:val="39"/>
    <w:unhideWhenUsed/>
    <w:rsid w:val="00537FAF"/>
    <w:pPr>
      <w:ind w:left="660"/>
    </w:pPr>
    <w:rPr>
      <w:rFonts w:asciiTheme="minorHAnsi" w:hAnsiTheme="minorHAnsi" w:cstheme="minorHAnsi"/>
      <w:sz w:val="20"/>
      <w:szCs w:val="20"/>
    </w:rPr>
  </w:style>
  <w:style w:type="paragraph" w:styleId="Indholdsfortegnelse5">
    <w:name w:val="toc 5"/>
    <w:basedOn w:val="Normal"/>
    <w:next w:val="Normal"/>
    <w:autoRedefine/>
    <w:uiPriority w:val="39"/>
    <w:unhideWhenUsed/>
    <w:rsid w:val="00537FAF"/>
    <w:pPr>
      <w:ind w:left="880"/>
    </w:pPr>
    <w:rPr>
      <w:rFonts w:asciiTheme="minorHAnsi" w:hAnsiTheme="minorHAnsi" w:cstheme="minorHAnsi"/>
      <w:sz w:val="20"/>
      <w:szCs w:val="20"/>
    </w:rPr>
  </w:style>
  <w:style w:type="paragraph" w:styleId="Indholdsfortegnelse6">
    <w:name w:val="toc 6"/>
    <w:basedOn w:val="Normal"/>
    <w:next w:val="Normal"/>
    <w:autoRedefine/>
    <w:uiPriority w:val="39"/>
    <w:unhideWhenUsed/>
    <w:rsid w:val="00537FAF"/>
    <w:pPr>
      <w:ind w:left="1100"/>
    </w:pPr>
    <w:rPr>
      <w:rFonts w:asciiTheme="minorHAnsi" w:hAnsiTheme="minorHAnsi" w:cstheme="minorHAnsi"/>
      <w:sz w:val="20"/>
      <w:szCs w:val="20"/>
    </w:rPr>
  </w:style>
  <w:style w:type="paragraph" w:styleId="Indholdsfortegnelse7">
    <w:name w:val="toc 7"/>
    <w:basedOn w:val="Normal"/>
    <w:next w:val="Normal"/>
    <w:autoRedefine/>
    <w:uiPriority w:val="39"/>
    <w:unhideWhenUsed/>
    <w:rsid w:val="00537FAF"/>
    <w:pPr>
      <w:ind w:left="1320"/>
    </w:pPr>
    <w:rPr>
      <w:rFonts w:asciiTheme="minorHAnsi" w:hAnsiTheme="minorHAnsi" w:cstheme="minorHAnsi"/>
      <w:sz w:val="20"/>
      <w:szCs w:val="20"/>
    </w:rPr>
  </w:style>
  <w:style w:type="paragraph" w:styleId="Indholdsfortegnelse8">
    <w:name w:val="toc 8"/>
    <w:basedOn w:val="Normal"/>
    <w:next w:val="Normal"/>
    <w:autoRedefine/>
    <w:uiPriority w:val="39"/>
    <w:unhideWhenUsed/>
    <w:rsid w:val="00537FAF"/>
    <w:pPr>
      <w:ind w:left="1540"/>
    </w:pPr>
    <w:rPr>
      <w:rFonts w:asciiTheme="minorHAnsi" w:hAnsiTheme="minorHAnsi" w:cstheme="minorHAnsi"/>
      <w:sz w:val="20"/>
      <w:szCs w:val="20"/>
    </w:rPr>
  </w:style>
  <w:style w:type="paragraph" w:styleId="Indholdsfortegnelse9">
    <w:name w:val="toc 9"/>
    <w:basedOn w:val="Normal"/>
    <w:next w:val="Normal"/>
    <w:autoRedefine/>
    <w:uiPriority w:val="39"/>
    <w:unhideWhenUsed/>
    <w:rsid w:val="00537FAF"/>
    <w:pPr>
      <w:ind w:left="1760"/>
    </w:pPr>
    <w:rPr>
      <w:rFonts w:asciiTheme="minorHAnsi" w:hAnsiTheme="minorHAnsi" w:cstheme="minorHAnsi"/>
      <w:sz w:val="20"/>
      <w:szCs w:val="20"/>
    </w:rPr>
  </w:style>
  <w:style w:type="paragraph" w:styleId="Opstilling-punkttegn">
    <w:name w:val="List Bullet"/>
    <w:basedOn w:val="Normal"/>
    <w:uiPriority w:val="99"/>
    <w:semiHidden/>
    <w:unhideWhenUsed/>
    <w:rsid w:val="00296970"/>
    <w:pPr>
      <w:numPr>
        <w:numId w:val="4"/>
      </w:numPr>
      <w:contextualSpacing/>
    </w:pPr>
  </w:style>
  <w:style w:type="paragraph" w:styleId="Opstilling-talellerbogst">
    <w:name w:val="List Number"/>
    <w:basedOn w:val="Normal"/>
    <w:uiPriority w:val="99"/>
    <w:semiHidden/>
    <w:unhideWhenUsed/>
    <w:rsid w:val="00296970"/>
    <w:pPr>
      <w:numPr>
        <w:numId w:val="5"/>
      </w:numPr>
      <w:contextualSpacing/>
    </w:pPr>
  </w:style>
  <w:style w:type="character" w:customStyle="1" w:styleId="KommentartekstTegn1">
    <w:name w:val="Kommentartekst Tegn1"/>
    <w:basedOn w:val="Standardskrifttypeiafsnit"/>
    <w:uiPriority w:val="99"/>
    <w:rsid w:val="005B7BC2"/>
    <w:rPr>
      <w:sz w:val="20"/>
      <w:szCs w:val="20"/>
    </w:rPr>
  </w:style>
  <w:style w:type="character" w:customStyle="1" w:styleId="apple-converted-space">
    <w:name w:val="apple-converted-space"/>
    <w:basedOn w:val="Standardskrifttypeiafsnit"/>
    <w:rsid w:val="00CB13F3"/>
  </w:style>
  <w:style w:type="character" w:styleId="Sidetal">
    <w:name w:val="page number"/>
    <w:basedOn w:val="Standardskrifttypeiafsnit"/>
    <w:rsid w:val="00761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4885">
      <w:bodyDiv w:val="1"/>
      <w:marLeft w:val="0"/>
      <w:marRight w:val="0"/>
      <w:marTop w:val="0"/>
      <w:marBottom w:val="0"/>
      <w:divBdr>
        <w:top w:val="none" w:sz="0" w:space="0" w:color="auto"/>
        <w:left w:val="none" w:sz="0" w:space="0" w:color="auto"/>
        <w:bottom w:val="none" w:sz="0" w:space="0" w:color="auto"/>
        <w:right w:val="none" w:sz="0" w:space="0" w:color="auto"/>
      </w:divBdr>
    </w:div>
    <w:div w:id="57291063">
      <w:bodyDiv w:val="1"/>
      <w:marLeft w:val="0"/>
      <w:marRight w:val="0"/>
      <w:marTop w:val="0"/>
      <w:marBottom w:val="0"/>
      <w:divBdr>
        <w:top w:val="none" w:sz="0" w:space="0" w:color="auto"/>
        <w:left w:val="none" w:sz="0" w:space="0" w:color="auto"/>
        <w:bottom w:val="none" w:sz="0" w:space="0" w:color="auto"/>
        <w:right w:val="none" w:sz="0" w:space="0" w:color="auto"/>
      </w:divBdr>
    </w:div>
    <w:div w:id="109981374">
      <w:bodyDiv w:val="1"/>
      <w:marLeft w:val="0"/>
      <w:marRight w:val="0"/>
      <w:marTop w:val="0"/>
      <w:marBottom w:val="0"/>
      <w:divBdr>
        <w:top w:val="none" w:sz="0" w:space="0" w:color="auto"/>
        <w:left w:val="none" w:sz="0" w:space="0" w:color="auto"/>
        <w:bottom w:val="none" w:sz="0" w:space="0" w:color="auto"/>
        <w:right w:val="none" w:sz="0" w:space="0" w:color="auto"/>
      </w:divBdr>
    </w:div>
    <w:div w:id="159779269">
      <w:bodyDiv w:val="1"/>
      <w:marLeft w:val="0"/>
      <w:marRight w:val="0"/>
      <w:marTop w:val="0"/>
      <w:marBottom w:val="0"/>
      <w:divBdr>
        <w:top w:val="none" w:sz="0" w:space="0" w:color="auto"/>
        <w:left w:val="none" w:sz="0" w:space="0" w:color="auto"/>
        <w:bottom w:val="none" w:sz="0" w:space="0" w:color="auto"/>
        <w:right w:val="none" w:sz="0" w:space="0" w:color="auto"/>
      </w:divBdr>
    </w:div>
    <w:div w:id="174536418">
      <w:bodyDiv w:val="1"/>
      <w:marLeft w:val="0"/>
      <w:marRight w:val="0"/>
      <w:marTop w:val="0"/>
      <w:marBottom w:val="0"/>
      <w:divBdr>
        <w:top w:val="none" w:sz="0" w:space="0" w:color="auto"/>
        <w:left w:val="none" w:sz="0" w:space="0" w:color="auto"/>
        <w:bottom w:val="none" w:sz="0" w:space="0" w:color="auto"/>
        <w:right w:val="none" w:sz="0" w:space="0" w:color="auto"/>
      </w:divBdr>
    </w:div>
    <w:div w:id="182135856">
      <w:bodyDiv w:val="1"/>
      <w:marLeft w:val="0"/>
      <w:marRight w:val="0"/>
      <w:marTop w:val="0"/>
      <w:marBottom w:val="0"/>
      <w:divBdr>
        <w:top w:val="none" w:sz="0" w:space="0" w:color="auto"/>
        <w:left w:val="none" w:sz="0" w:space="0" w:color="auto"/>
        <w:bottom w:val="none" w:sz="0" w:space="0" w:color="auto"/>
        <w:right w:val="none" w:sz="0" w:space="0" w:color="auto"/>
      </w:divBdr>
    </w:div>
    <w:div w:id="236743086">
      <w:bodyDiv w:val="1"/>
      <w:marLeft w:val="0"/>
      <w:marRight w:val="0"/>
      <w:marTop w:val="0"/>
      <w:marBottom w:val="0"/>
      <w:divBdr>
        <w:top w:val="none" w:sz="0" w:space="0" w:color="auto"/>
        <w:left w:val="none" w:sz="0" w:space="0" w:color="auto"/>
        <w:bottom w:val="none" w:sz="0" w:space="0" w:color="auto"/>
        <w:right w:val="none" w:sz="0" w:space="0" w:color="auto"/>
      </w:divBdr>
    </w:div>
    <w:div w:id="296223685">
      <w:bodyDiv w:val="1"/>
      <w:marLeft w:val="0"/>
      <w:marRight w:val="0"/>
      <w:marTop w:val="0"/>
      <w:marBottom w:val="0"/>
      <w:divBdr>
        <w:top w:val="none" w:sz="0" w:space="0" w:color="auto"/>
        <w:left w:val="none" w:sz="0" w:space="0" w:color="auto"/>
        <w:bottom w:val="none" w:sz="0" w:space="0" w:color="auto"/>
        <w:right w:val="none" w:sz="0" w:space="0" w:color="auto"/>
      </w:divBdr>
    </w:div>
    <w:div w:id="306010508">
      <w:bodyDiv w:val="1"/>
      <w:marLeft w:val="0"/>
      <w:marRight w:val="0"/>
      <w:marTop w:val="0"/>
      <w:marBottom w:val="0"/>
      <w:divBdr>
        <w:top w:val="none" w:sz="0" w:space="0" w:color="auto"/>
        <w:left w:val="none" w:sz="0" w:space="0" w:color="auto"/>
        <w:bottom w:val="none" w:sz="0" w:space="0" w:color="auto"/>
        <w:right w:val="none" w:sz="0" w:space="0" w:color="auto"/>
      </w:divBdr>
    </w:div>
    <w:div w:id="334458087">
      <w:bodyDiv w:val="1"/>
      <w:marLeft w:val="0"/>
      <w:marRight w:val="0"/>
      <w:marTop w:val="0"/>
      <w:marBottom w:val="0"/>
      <w:divBdr>
        <w:top w:val="none" w:sz="0" w:space="0" w:color="auto"/>
        <w:left w:val="none" w:sz="0" w:space="0" w:color="auto"/>
        <w:bottom w:val="none" w:sz="0" w:space="0" w:color="auto"/>
        <w:right w:val="none" w:sz="0" w:space="0" w:color="auto"/>
      </w:divBdr>
    </w:div>
    <w:div w:id="339819447">
      <w:bodyDiv w:val="1"/>
      <w:marLeft w:val="0"/>
      <w:marRight w:val="0"/>
      <w:marTop w:val="0"/>
      <w:marBottom w:val="0"/>
      <w:divBdr>
        <w:top w:val="none" w:sz="0" w:space="0" w:color="auto"/>
        <w:left w:val="none" w:sz="0" w:space="0" w:color="auto"/>
        <w:bottom w:val="none" w:sz="0" w:space="0" w:color="auto"/>
        <w:right w:val="none" w:sz="0" w:space="0" w:color="auto"/>
      </w:divBdr>
    </w:div>
    <w:div w:id="356277758">
      <w:bodyDiv w:val="1"/>
      <w:marLeft w:val="0"/>
      <w:marRight w:val="0"/>
      <w:marTop w:val="0"/>
      <w:marBottom w:val="0"/>
      <w:divBdr>
        <w:top w:val="none" w:sz="0" w:space="0" w:color="auto"/>
        <w:left w:val="none" w:sz="0" w:space="0" w:color="auto"/>
        <w:bottom w:val="none" w:sz="0" w:space="0" w:color="auto"/>
        <w:right w:val="none" w:sz="0" w:space="0" w:color="auto"/>
      </w:divBdr>
    </w:div>
    <w:div w:id="377776315">
      <w:bodyDiv w:val="1"/>
      <w:marLeft w:val="0"/>
      <w:marRight w:val="0"/>
      <w:marTop w:val="0"/>
      <w:marBottom w:val="0"/>
      <w:divBdr>
        <w:top w:val="none" w:sz="0" w:space="0" w:color="auto"/>
        <w:left w:val="none" w:sz="0" w:space="0" w:color="auto"/>
        <w:bottom w:val="none" w:sz="0" w:space="0" w:color="auto"/>
        <w:right w:val="none" w:sz="0" w:space="0" w:color="auto"/>
      </w:divBdr>
    </w:div>
    <w:div w:id="395861277">
      <w:bodyDiv w:val="1"/>
      <w:marLeft w:val="0"/>
      <w:marRight w:val="0"/>
      <w:marTop w:val="0"/>
      <w:marBottom w:val="0"/>
      <w:divBdr>
        <w:top w:val="none" w:sz="0" w:space="0" w:color="auto"/>
        <w:left w:val="none" w:sz="0" w:space="0" w:color="auto"/>
        <w:bottom w:val="none" w:sz="0" w:space="0" w:color="auto"/>
        <w:right w:val="none" w:sz="0" w:space="0" w:color="auto"/>
      </w:divBdr>
    </w:div>
    <w:div w:id="451099026">
      <w:bodyDiv w:val="1"/>
      <w:marLeft w:val="0"/>
      <w:marRight w:val="0"/>
      <w:marTop w:val="0"/>
      <w:marBottom w:val="0"/>
      <w:divBdr>
        <w:top w:val="none" w:sz="0" w:space="0" w:color="auto"/>
        <w:left w:val="none" w:sz="0" w:space="0" w:color="auto"/>
        <w:bottom w:val="none" w:sz="0" w:space="0" w:color="auto"/>
        <w:right w:val="none" w:sz="0" w:space="0" w:color="auto"/>
      </w:divBdr>
    </w:div>
    <w:div w:id="478228412">
      <w:bodyDiv w:val="1"/>
      <w:marLeft w:val="0"/>
      <w:marRight w:val="0"/>
      <w:marTop w:val="0"/>
      <w:marBottom w:val="0"/>
      <w:divBdr>
        <w:top w:val="none" w:sz="0" w:space="0" w:color="auto"/>
        <w:left w:val="none" w:sz="0" w:space="0" w:color="auto"/>
        <w:bottom w:val="none" w:sz="0" w:space="0" w:color="auto"/>
        <w:right w:val="none" w:sz="0" w:space="0" w:color="auto"/>
      </w:divBdr>
    </w:div>
    <w:div w:id="480315668">
      <w:bodyDiv w:val="1"/>
      <w:marLeft w:val="0"/>
      <w:marRight w:val="0"/>
      <w:marTop w:val="0"/>
      <w:marBottom w:val="0"/>
      <w:divBdr>
        <w:top w:val="none" w:sz="0" w:space="0" w:color="auto"/>
        <w:left w:val="none" w:sz="0" w:space="0" w:color="auto"/>
        <w:bottom w:val="none" w:sz="0" w:space="0" w:color="auto"/>
        <w:right w:val="none" w:sz="0" w:space="0" w:color="auto"/>
      </w:divBdr>
    </w:div>
    <w:div w:id="542644064">
      <w:bodyDiv w:val="1"/>
      <w:marLeft w:val="0"/>
      <w:marRight w:val="0"/>
      <w:marTop w:val="0"/>
      <w:marBottom w:val="0"/>
      <w:divBdr>
        <w:top w:val="none" w:sz="0" w:space="0" w:color="auto"/>
        <w:left w:val="none" w:sz="0" w:space="0" w:color="auto"/>
        <w:bottom w:val="none" w:sz="0" w:space="0" w:color="auto"/>
        <w:right w:val="none" w:sz="0" w:space="0" w:color="auto"/>
      </w:divBdr>
      <w:divsChild>
        <w:div w:id="1735547678">
          <w:marLeft w:val="389"/>
          <w:marRight w:val="0"/>
          <w:marTop w:val="0"/>
          <w:marBottom w:val="240"/>
          <w:divBdr>
            <w:top w:val="none" w:sz="0" w:space="0" w:color="auto"/>
            <w:left w:val="none" w:sz="0" w:space="0" w:color="auto"/>
            <w:bottom w:val="none" w:sz="0" w:space="0" w:color="auto"/>
            <w:right w:val="none" w:sz="0" w:space="0" w:color="auto"/>
          </w:divBdr>
        </w:div>
      </w:divsChild>
    </w:div>
    <w:div w:id="554588538">
      <w:bodyDiv w:val="1"/>
      <w:marLeft w:val="0"/>
      <w:marRight w:val="0"/>
      <w:marTop w:val="0"/>
      <w:marBottom w:val="0"/>
      <w:divBdr>
        <w:top w:val="none" w:sz="0" w:space="0" w:color="auto"/>
        <w:left w:val="none" w:sz="0" w:space="0" w:color="auto"/>
        <w:bottom w:val="none" w:sz="0" w:space="0" w:color="auto"/>
        <w:right w:val="none" w:sz="0" w:space="0" w:color="auto"/>
      </w:divBdr>
      <w:divsChild>
        <w:div w:id="270629776">
          <w:marLeft w:val="446"/>
          <w:marRight w:val="0"/>
          <w:marTop w:val="0"/>
          <w:marBottom w:val="0"/>
          <w:divBdr>
            <w:top w:val="none" w:sz="0" w:space="0" w:color="auto"/>
            <w:left w:val="none" w:sz="0" w:space="0" w:color="auto"/>
            <w:bottom w:val="none" w:sz="0" w:space="0" w:color="auto"/>
            <w:right w:val="none" w:sz="0" w:space="0" w:color="auto"/>
          </w:divBdr>
        </w:div>
        <w:div w:id="527521663">
          <w:marLeft w:val="446"/>
          <w:marRight w:val="0"/>
          <w:marTop w:val="0"/>
          <w:marBottom w:val="0"/>
          <w:divBdr>
            <w:top w:val="none" w:sz="0" w:space="0" w:color="auto"/>
            <w:left w:val="none" w:sz="0" w:space="0" w:color="auto"/>
            <w:bottom w:val="none" w:sz="0" w:space="0" w:color="auto"/>
            <w:right w:val="none" w:sz="0" w:space="0" w:color="auto"/>
          </w:divBdr>
        </w:div>
        <w:div w:id="1498692214">
          <w:marLeft w:val="446"/>
          <w:marRight w:val="0"/>
          <w:marTop w:val="0"/>
          <w:marBottom w:val="0"/>
          <w:divBdr>
            <w:top w:val="none" w:sz="0" w:space="0" w:color="auto"/>
            <w:left w:val="none" w:sz="0" w:space="0" w:color="auto"/>
            <w:bottom w:val="none" w:sz="0" w:space="0" w:color="auto"/>
            <w:right w:val="none" w:sz="0" w:space="0" w:color="auto"/>
          </w:divBdr>
        </w:div>
        <w:div w:id="1786271040">
          <w:marLeft w:val="446"/>
          <w:marRight w:val="0"/>
          <w:marTop w:val="0"/>
          <w:marBottom w:val="0"/>
          <w:divBdr>
            <w:top w:val="none" w:sz="0" w:space="0" w:color="auto"/>
            <w:left w:val="none" w:sz="0" w:space="0" w:color="auto"/>
            <w:bottom w:val="none" w:sz="0" w:space="0" w:color="auto"/>
            <w:right w:val="none" w:sz="0" w:space="0" w:color="auto"/>
          </w:divBdr>
        </w:div>
        <w:div w:id="1968511349">
          <w:marLeft w:val="446"/>
          <w:marRight w:val="0"/>
          <w:marTop w:val="0"/>
          <w:marBottom w:val="0"/>
          <w:divBdr>
            <w:top w:val="none" w:sz="0" w:space="0" w:color="auto"/>
            <w:left w:val="none" w:sz="0" w:space="0" w:color="auto"/>
            <w:bottom w:val="none" w:sz="0" w:space="0" w:color="auto"/>
            <w:right w:val="none" w:sz="0" w:space="0" w:color="auto"/>
          </w:divBdr>
        </w:div>
      </w:divsChild>
    </w:div>
    <w:div w:id="574752038">
      <w:bodyDiv w:val="1"/>
      <w:marLeft w:val="0"/>
      <w:marRight w:val="0"/>
      <w:marTop w:val="0"/>
      <w:marBottom w:val="0"/>
      <w:divBdr>
        <w:top w:val="none" w:sz="0" w:space="0" w:color="auto"/>
        <w:left w:val="none" w:sz="0" w:space="0" w:color="auto"/>
        <w:bottom w:val="none" w:sz="0" w:space="0" w:color="auto"/>
        <w:right w:val="none" w:sz="0" w:space="0" w:color="auto"/>
      </w:divBdr>
    </w:div>
    <w:div w:id="613828787">
      <w:bodyDiv w:val="1"/>
      <w:marLeft w:val="0"/>
      <w:marRight w:val="0"/>
      <w:marTop w:val="0"/>
      <w:marBottom w:val="0"/>
      <w:divBdr>
        <w:top w:val="none" w:sz="0" w:space="0" w:color="auto"/>
        <w:left w:val="none" w:sz="0" w:space="0" w:color="auto"/>
        <w:bottom w:val="none" w:sz="0" w:space="0" w:color="auto"/>
        <w:right w:val="none" w:sz="0" w:space="0" w:color="auto"/>
      </w:divBdr>
    </w:div>
    <w:div w:id="615143818">
      <w:bodyDiv w:val="1"/>
      <w:marLeft w:val="0"/>
      <w:marRight w:val="0"/>
      <w:marTop w:val="0"/>
      <w:marBottom w:val="0"/>
      <w:divBdr>
        <w:top w:val="none" w:sz="0" w:space="0" w:color="auto"/>
        <w:left w:val="none" w:sz="0" w:space="0" w:color="auto"/>
        <w:bottom w:val="none" w:sz="0" w:space="0" w:color="auto"/>
        <w:right w:val="none" w:sz="0" w:space="0" w:color="auto"/>
      </w:divBdr>
    </w:div>
    <w:div w:id="621036123">
      <w:bodyDiv w:val="1"/>
      <w:marLeft w:val="0"/>
      <w:marRight w:val="0"/>
      <w:marTop w:val="0"/>
      <w:marBottom w:val="0"/>
      <w:divBdr>
        <w:top w:val="none" w:sz="0" w:space="0" w:color="auto"/>
        <w:left w:val="none" w:sz="0" w:space="0" w:color="auto"/>
        <w:bottom w:val="none" w:sz="0" w:space="0" w:color="auto"/>
        <w:right w:val="none" w:sz="0" w:space="0" w:color="auto"/>
      </w:divBdr>
    </w:div>
    <w:div w:id="621965087">
      <w:bodyDiv w:val="1"/>
      <w:marLeft w:val="0"/>
      <w:marRight w:val="0"/>
      <w:marTop w:val="0"/>
      <w:marBottom w:val="0"/>
      <w:divBdr>
        <w:top w:val="none" w:sz="0" w:space="0" w:color="auto"/>
        <w:left w:val="none" w:sz="0" w:space="0" w:color="auto"/>
        <w:bottom w:val="none" w:sz="0" w:space="0" w:color="auto"/>
        <w:right w:val="none" w:sz="0" w:space="0" w:color="auto"/>
      </w:divBdr>
    </w:div>
    <w:div w:id="632251514">
      <w:bodyDiv w:val="1"/>
      <w:marLeft w:val="0"/>
      <w:marRight w:val="0"/>
      <w:marTop w:val="0"/>
      <w:marBottom w:val="0"/>
      <w:divBdr>
        <w:top w:val="none" w:sz="0" w:space="0" w:color="auto"/>
        <w:left w:val="none" w:sz="0" w:space="0" w:color="auto"/>
        <w:bottom w:val="none" w:sz="0" w:space="0" w:color="auto"/>
        <w:right w:val="none" w:sz="0" w:space="0" w:color="auto"/>
      </w:divBdr>
    </w:div>
    <w:div w:id="670984949">
      <w:bodyDiv w:val="1"/>
      <w:marLeft w:val="0"/>
      <w:marRight w:val="0"/>
      <w:marTop w:val="0"/>
      <w:marBottom w:val="0"/>
      <w:divBdr>
        <w:top w:val="none" w:sz="0" w:space="0" w:color="auto"/>
        <w:left w:val="none" w:sz="0" w:space="0" w:color="auto"/>
        <w:bottom w:val="none" w:sz="0" w:space="0" w:color="auto"/>
        <w:right w:val="none" w:sz="0" w:space="0" w:color="auto"/>
      </w:divBdr>
    </w:div>
    <w:div w:id="727608909">
      <w:bodyDiv w:val="1"/>
      <w:marLeft w:val="0"/>
      <w:marRight w:val="0"/>
      <w:marTop w:val="0"/>
      <w:marBottom w:val="0"/>
      <w:divBdr>
        <w:top w:val="none" w:sz="0" w:space="0" w:color="auto"/>
        <w:left w:val="none" w:sz="0" w:space="0" w:color="auto"/>
        <w:bottom w:val="none" w:sz="0" w:space="0" w:color="auto"/>
        <w:right w:val="none" w:sz="0" w:space="0" w:color="auto"/>
      </w:divBdr>
    </w:div>
    <w:div w:id="740103624">
      <w:bodyDiv w:val="1"/>
      <w:marLeft w:val="0"/>
      <w:marRight w:val="0"/>
      <w:marTop w:val="0"/>
      <w:marBottom w:val="0"/>
      <w:divBdr>
        <w:top w:val="none" w:sz="0" w:space="0" w:color="auto"/>
        <w:left w:val="none" w:sz="0" w:space="0" w:color="auto"/>
        <w:bottom w:val="none" w:sz="0" w:space="0" w:color="auto"/>
        <w:right w:val="none" w:sz="0" w:space="0" w:color="auto"/>
      </w:divBdr>
      <w:divsChild>
        <w:div w:id="1417360145">
          <w:marLeft w:val="677"/>
          <w:marRight w:val="0"/>
          <w:marTop w:val="0"/>
          <w:marBottom w:val="0"/>
          <w:divBdr>
            <w:top w:val="none" w:sz="0" w:space="0" w:color="auto"/>
            <w:left w:val="none" w:sz="0" w:space="0" w:color="auto"/>
            <w:bottom w:val="none" w:sz="0" w:space="0" w:color="auto"/>
            <w:right w:val="none" w:sz="0" w:space="0" w:color="auto"/>
          </w:divBdr>
        </w:div>
      </w:divsChild>
    </w:div>
    <w:div w:id="782111461">
      <w:bodyDiv w:val="1"/>
      <w:marLeft w:val="0"/>
      <w:marRight w:val="0"/>
      <w:marTop w:val="0"/>
      <w:marBottom w:val="0"/>
      <w:divBdr>
        <w:top w:val="none" w:sz="0" w:space="0" w:color="auto"/>
        <w:left w:val="none" w:sz="0" w:space="0" w:color="auto"/>
        <w:bottom w:val="none" w:sz="0" w:space="0" w:color="auto"/>
        <w:right w:val="none" w:sz="0" w:space="0" w:color="auto"/>
      </w:divBdr>
    </w:div>
    <w:div w:id="799571673">
      <w:bodyDiv w:val="1"/>
      <w:marLeft w:val="0"/>
      <w:marRight w:val="0"/>
      <w:marTop w:val="0"/>
      <w:marBottom w:val="0"/>
      <w:divBdr>
        <w:top w:val="none" w:sz="0" w:space="0" w:color="auto"/>
        <w:left w:val="none" w:sz="0" w:space="0" w:color="auto"/>
        <w:bottom w:val="none" w:sz="0" w:space="0" w:color="auto"/>
        <w:right w:val="none" w:sz="0" w:space="0" w:color="auto"/>
      </w:divBdr>
      <w:divsChild>
        <w:div w:id="1768648346">
          <w:marLeft w:val="389"/>
          <w:marRight w:val="0"/>
          <w:marTop w:val="0"/>
          <w:marBottom w:val="240"/>
          <w:divBdr>
            <w:top w:val="none" w:sz="0" w:space="0" w:color="auto"/>
            <w:left w:val="none" w:sz="0" w:space="0" w:color="auto"/>
            <w:bottom w:val="none" w:sz="0" w:space="0" w:color="auto"/>
            <w:right w:val="none" w:sz="0" w:space="0" w:color="auto"/>
          </w:divBdr>
        </w:div>
      </w:divsChild>
    </w:div>
    <w:div w:id="872041971">
      <w:bodyDiv w:val="1"/>
      <w:marLeft w:val="0"/>
      <w:marRight w:val="0"/>
      <w:marTop w:val="0"/>
      <w:marBottom w:val="0"/>
      <w:divBdr>
        <w:top w:val="none" w:sz="0" w:space="0" w:color="auto"/>
        <w:left w:val="none" w:sz="0" w:space="0" w:color="auto"/>
        <w:bottom w:val="none" w:sz="0" w:space="0" w:color="auto"/>
        <w:right w:val="none" w:sz="0" w:space="0" w:color="auto"/>
      </w:divBdr>
      <w:divsChild>
        <w:div w:id="153038385">
          <w:marLeft w:val="0"/>
          <w:marRight w:val="0"/>
          <w:marTop w:val="0"/>
          <w:marBottom w:val="0"/>
          <w:divBdr>
            <w:top w:val="none" w:sz="0" w:space="0" w:color="auto"/>
            <w:left w:val="none" w:sz="0" w:space="0" w:color="auto"/>
            <w:bottom w:val="none" w:sz="0" w:space="0" w:color="auto"/>
            <w:right w:val="none" w:sz="0" w:space="0" w:color="auto"/>
          </w:divBdr>
        </w:div>
        <w:div w:id="853572768">
          <w:marLeft w:val="0"/>
          <w:marRight w:val="0"/>
          <w:marTop w:val="0"/>
          <w:marBottom w:val="0"/>
          <w:divBdr>
            <w:top w:val="none" w:sz="0" w:space="0" w:color="auto"/>
            <w:left w:val="none" w:sz="0" w:space="0" w:color="auto"/>
            <w:bottom w:val="none" w:sz="0" w:space="0" w:color="auto"/>
            <w:right w:val="none" w:sz="0" w:space="0" w:color="auto"/>
          </w:divBdr>
        </w:div>
        <w:div w:id="967124042">
          <w:marLeft w:val="0"/>
          <w:marRight w:val="0"/>
          <w:marTop w:val="0"/>
          <w:marBottom w:val="0"/>
          <w:divBdr>
            <w:top w:val="none" w:sz="0" w:space="0" w:color="auto"/>
            <w:left w:val="none" w:sz="0" w:space="0" w:color="auto"/>
            <w:bottom w:val="none" w:sz="0" w:space="0" w:color="auto"/>
            <w:right w:val="none" w:sz="0" w:space="0" w:color="auto"/>
          </w:divBdr>
        </w:div>
        <w:div w:id="977341380">
          <w:marLeft w:val="0"/>
          <w:marRight w:val="0"/>
          <w:marTop w:val="0"/>
          <w:marBottom w:val="0"/>
          <w:divBdr>
            <w:top w:val="none" w:sz="0" w:space="0" w:color="auto"/>
            <w:left w:val="none" w:sz="0" w:space="0" w:color="auto"/>
            <w:bottom w:val="none" w:sz="0" w:space="0" w:color="auto"/>
            <w:right w:val="none" w:sz="0" w:space="0" w:color="auto"/>
          </w:divBdr>
        </w:div>
        <w:div w:id="1454860866">
          <w:marLeft w:val="0"/>
          <w:marRight w:val="0"/>
          <w:marTop w:val="0"/>
          <w:marBottom w:val="0"/>
          <w:divBdr>
            <w:top w:val="none" w:sz="0" w:space="0" w:color="auto"/>
            <w:left w:val="none" w:sz="0" w:space="0" w:color="auto"/>
            <w:bottom w:val="none" w:sz="0" w:space="0" w:color="auto"/>
            <w:right w:val="none" w:sz="0" w:space="0" w:color="auto"/>
          </w:divBdr>
        </w:div>
      </w:divsChild>
    </w:div>
    <w:div w:id="874807135">
      <w:bodyDiv w:val="1"/>
      <w:marLeft w:val="0"/>
      <w:marRight w:val="0"/>
      <w:marTop w:val="0"/>
      <w:marBottom w:val="0"/>
      <w:divBdr>
        <w:top w:val="none" w:sz="0" w:space="0" w:color="auto"/>
        <w:left w:val="none" w:sz="0" w:space="0" w:color="auto"/>
        <w:bottom w:val="none" w:sz="0" w:space="0" w:color="auto"/>
        <w:right w:val="none" w:sz="0" w:space="0" w:color="auto"/>
      </w:divBdr>
    </w:div>
    <w:div w:id="876703547">
      <w:bodyDiv w:val="1"/>
      <w:marLeft w:val="0"/>
      <w:marRight w:val="0"/>
      <w:marTop w:val="0"/>
      <w:marBottom w:val="0"/>
      <w:divBdr>
        <w:top w:val="none" w:sz="0" w:space="0" w:color="auto"/>
        <w:left w:val="none" w:sz="0" w:space="0" w:color="auto"/>
        <w:bottom w:val="none" w:sz="0" w:space="0" w:color="auto"/>
        <w:right w:val="none" w:sz="0" w:space="0" w:color="auto"/>
      </w:divBdr>
    </w:div>
    <w:div w:id="960770000">
      <w:bodyDiv w:val="1"/>
      <w:marLeft w:val="0"/>
      <w:marRight w:val="0"/>
      <w:marTop w:val="0"/>
      <w:marBottom w:val="0"/>
      <w:divBdr>
        <w:top w:val="none" w:sz="0" w:space="0" w:color="auto"/>
        <w:left w:val="none" w:sz="0" w:space="0" w:color="auto"/>
        <w:bottom w:val="none" w:sz="0" w:space="0" w:color="auto"/>
        <w:right w:val="none" w:sz="0" w:space="0" w:color="auto"/>
      </w:divBdr>
    </w:div>
    <w:div w:id="979846207">
      <w:bodyDiv w:val="1"/>
      <w:marLeft w:val="0"/>
      <w:marRight w:val="0"/>
      <w:marTop w:val="0"/>
      <w:marBottom w:val="0"/>
      <w:divBdr>
        <w:top w:val="none" w:sz="0" w:space="0" w:color="auto"/>
        <w:left w:val="none" w:sz="0" w:space="0" w:color="auto"/>
        <w:bottom w:val="none" w:sz="0" w:space="0" w:color="auto"/>
        <w:right w:val="none" w:sz="0" w:space="0" w:color="auto"/>
      </w:divBdr>
    </w:div>
    <w:div w:id="983243543">
      <w:bodyDiv w:val="1"/>
      <w:marLeft w:val="0"/>
      <w:marRight w:val="0"/>
      <w:marTop w:val="0"/>
      <w:marBottom w:val="0"/>
      <w:divBdr>
        <w:top w:val="none" w:sz="0" w:space="0" w:color="auto"/>
        <w:left w:val="none" w:sz="0" w:space="0" w:color="auto"/>
        <w:bottom w:val="none" w:sz="0" w:space="0" w:color="auto"/>
        <w:right w:val="none" w:sz="0" w:space="0" w:color="auto"/>
      </w:divBdr>
    </w:div>
    <w:div w:id="1036540444">
      <w:bodyDiv w:val="1"/>
      <w:marLeft w:val="0"/>
      <w:marRight w:val="0"/>
      <w:marTop w:val="0"/>
      <w:marBottom w:val="0"/>
      <w:divBdr>
        <w:top w:val="none" w:sz="0" w:space="0" w:color="auto"/>
        <w:left w:val="none" w:sz="0" w:space="0" w:color="auto"/>
        <w:bottom w:val="none" w:sz="0" w:space="0" w:color="auto"/>
        <w:right w:val="none" w:sz="0" w:space="0" w:color="auto"/>
      </w:divBdr>
    </w:div>
    <w:div w:id="1044253759">
      <w:bodyDiv w:val="1"/>
      <w:marLeft w:val="0"/>
      <w:marRight w:val="0"/>
      <w:marTop w:val="0"/>
      <w:marBottom w:val="0"/>
      <w:divBdr>
        <w:top w:val="none" w:sz="0" w:space="0" w:color="auto"/>
        <w:left w:val="none" w:sz="0" w:space="0" w:color="auto"/>
        <w:bottom w:val="none" w:sz="0" w:space="0" w:color="auto"/>
        <w:right w:val="none" w:sz="0" w:space="0" w:color="auto"/>
      </w:divBdr>
    </w:div>
    <w:div w:id="1056200080">
      <w:bodyDiv w:val="1"/>
      <w:marLeft w:val="0"/>
      <w:marRight w:val="0"/>
      <w:marTop w:val="0"/>
      <w:marBottom w:val="0"/>
      <w:divBdr>
        <w:top w:val="none" w:sz="0" w:space="0" w:color="auto"/>
        <w:left w:val="none" w:sz="0" w:space="0" w:color="auto"/>
        <w:bottom w:val="none" w:sz="0" w:space="0" w:color="auto"/>
        <w:right w:val="none" w:sz="0" w:space="0" w:color="auto"/>
      </w:divBdr>
    </w:div>
    <w:div w:id="1056313746">
      <w:bodyDiv w:val="1"/>
      <w:marLeft w:val="0"/>
      <w:marRight w:val="0"/>
      <w:marTop w:val="0"/>
      <w:marBottom w:val="0"/>
      <w:divBdr>
        <w:top w:val="none" w:sz="0" w:space="0" w:color="auto"/>
        <w:left w:val="none" w:sz="0" w:space="0" w:color="auto"/>
        <w:bottom w:val="none" w:sz="0" w:space="0" w:color="auto"/>
        <w:right w:val="none" w:sz="0" w:space="0" w:color="auto"/>
      </w:divBdr>
    </w:div>
    <w:div w:id="1095706752">
      <w:bodyDiv w:val="1"/>
      <w:marLeft w:val="0"/>
      <w:marRight w:val="0"/>
      <w:marTop w:val="0"/>
      <w:marBottom w:val="0"/>
      <w:divBdr>
        <w:top w:val="none" w:sz="0" w:space="0" w:color="auto"/>
        <w:left w:val="none" w:sz="0" w:space="0" w:color="auto"/>
        <w:bottom w:val="none" w:sz="0" w:space="0" w:color="auto"/>
        <w:right w:val="none" w:sz="0" w:space="0" w:color="auto"/>
      </w:divBdr>
    </w:div>
    <w:div w:id="1108506804">
      <w:bodyDiv w:val="1"/>
      <w:marLeft w:val="0"/>
      <w:marRight w:val="0"/>
      <w:marTop w:val="0"/>
      <w:marBottom w:val="0"/>
      <w:divBdr>
        <w:top w:val="none" w:sz="0" w:space="0" w:color="auto"/>
        <w:left w:val="none" w:sz="0" w:space="0" w:color="auto"/>
        <w:bottom w:val="none" w:sz="0" w:space="0" w:color="auto"/>
        <w:right w:val="none" w:sz="0" w:space="0" w:color="auto"/>
      </w:divBdr>
    </w:div>
    <w:div w:id="1110469734">
      <w:bodyDiv w:val="1"/>
      <w:marLeft w:val="0"/>
      <w:marRight w:val="0"/>
      <w:marTop w:val="0"/>
      <w:marBottom w:val="0"/>
      <w:divBdr>
        <w:top w:val="none" w:sz="0" w:space="0" w:color="auto"/>
        <w:left w:val="none" w:sz="0" w:space="0" w:color="auto"/>
        <w:bottom w:val="none" w:sz="0" w:space="0" w:color="auto"/>
        <w:right w:val="none" w:sz="0" w:space="0" w:color="auto"/>
      </w:divBdr>
      <w:divsChild>
        <w:div w:id="554631924">
          <w:marLeft w:val="389"/>
          <w:marRight w:val="0"/>
          <w:marTop w:val="0"/>
          <w:marBottom w:val="240"/>
          <w:divBdr>
            <w:top w:val="none" w:sz="0" w:space="0" w:color="auto"/>
            <w:left w:val="none" w:sz="0" w:space="0" w:color="auto"/>
            <w:bottom w:val="none" w:sz="0" w:space="0" w:color="auto"/>
            <w:right w:val="none" w:sz="0" w:space="0" w:color="auto"/>
          </w:divBdr>
        </w:div>
      </w:divsChild>
    </w:div>
    <w:div w:id="1113088980">
      <w:bodyDiv w:val="1"/>
      <w:marLeft w:val="0"/>
      <w:marRight w:val="0"/>
      <w:marTop w:val="0"/>
      <w:marBottom w:val="0"/>
      <w:divBdr>
        <w:top w:val="none" w:sz="0" w:space="0" w:color="auto"/>
        <w:left w:val="none" w:sz="0" w:space="0" w:color="auto"/>
        <w:bottom w:val="none" w:sz="0" w:space="0" w:color="auto"/>
        <w:right w:val="none" w:sz="0" w:space="0" w:color="auto"/>
      </w:divBdr>
    </w:div>
    <w:div w:id="1118790604">
      <w:bodyDiv w:val="1"/>
      <w:marLeft w:val="0"/>
      <w:marRight w:val="0"/>
      <w:marTop w:val="0"/>
      <w:marBottom w:val="0"/>
      <w:divBdr>
        <w:top w:val="none" w:sz="0" w:space="0" w:color="auto"/>
        <w:left w:val="none" w:sz="0" w:space="0" w:color="auto"/>
        <w:bottom w:val="none" w:sz="0" w:space="0" w:color="auto"/>
        <w:right w:val="none" w:sz="0" w:space="0" w:color="auto"/>
      </w:divBdr>
    </w:div>
    <w:div w:id="1166356767">
      <w:bodyDiv w:val="1"/>
      <w:marLeft w:val="0"/>
      <w:marRight w:val="0"/>
      <w:marTop w:val="0"/>
      <w:marBottom w:val="0"/>
      <w:divBdr>
        <w:top w:val="none" w:sz="0" w:space="0" w:color="auto"/>
        <w:left w:val="none" w:sz="0" w:space="0" w:color="auto"/>
        <w:bottom w:val="none" w:sz="0" w:space="0" w:color="auto"/>
        <w:right w:val="none" w:sz="0" w:space="0" w:color="auto"/>
      </w:divBdr>
      <w:divsChild>
        <w:div w:id="294143046">
          <w:marLeft w:val="389"/>
          <w:marRight w:val="0"/>
          <w:marTop w:val="0"/>
          <w:marBottom w:val="240"/>
          <w:divBdr>
            <w:top w:val="none" w:sz="0" w:space="0" w:color="auto"/>
            <w:left w:val="none" w:sz="0" w:space="0" w:color="auto"/>
            <w:bottom w:val="none" w:sz="0" w:space="0" w:color="auto"/>
            <w:right w:val="none" w:sz="0" w:space="0" w:color="auto"/>
          </w:divBdr>
        </w:div>
      </w:divsChild>
    </w:div>
    <w:div w:id="1173295905">
      <w:bodyDiv w:val="1"/>
      <w:marLeft w:val="0"/>
      <w:marRight w:val="0"/>
      <w:marTop w:val="0"/>
      <w:marBottom w:val="0"/>
      <w:divBdr>
        <w:top w:val="none" w:sz="0" w:space="0" w:color="auto"/>
        <w:left w:val="none" w:sz="0" w:space="0" w:color="auto"/>
        <w:bottom w:val="none" w:sz="0" w:space="0" w:color="auto"/>
        <w:right w:val="none" w:sz="0" w:space="0" w:color="auto"/>
      </w:divBdr>
    </w:div>
    <w:div w:id="1183858520">
      <w:bodyDiv w:val="1"/>
      <w:marLeft w:val="0"/>
      <w:marRight w:val="0"/>
      <w:marTop w:val="0"/>
      <w:marBottom w:val="0"/>
      <w:divBdr>
        <w:top w:val="none" w:sz="0" w:space="0" w:color="auto"/>
        <w:left w:val="none" w:sz="0" w:space="0" w:color="auto"/>
        <w:bottom w:val="none" w:sz="0" w:space="0" w:color="auto"/>
        <w:right w:val="none" w:sz="0" w:space="0" w:color="auto"/>
      </w:divBdr>
    </w:div>
    <w:div w:id="1193034406">
      <w:bodyDiv w:val="1"/>
      <w:marLeft w:val="0"/>
      <w:marRight w:val="0"/>
      <w:marTop w:val="0"/>
      <w:marBottom w:val="0"/>
      <w:divBdr>
        <w:top w:val="none" w:sz="0" w:space="0" w:color="auto"/>
        <w:left w:val="none" w:sz="0" w:space="0" w:color="auto"/>
        <w:bottom w:val="none" w:sz="0" w:space="0" w:color="auto"/>
        <w:right w:val="none" w:sz="0" w:space="0" w:color="auto"/>
      </w:divBdr>
    </w:div>
    <w:div w:id="1235319610">
      <w:bodyDiv w:val="1"/>
      <w:marLeft w:val="0"/>
      <w:marRight w:val="0"/>
      <w:marTop w:val="0"/>
      <w:marBottom w:val="0"/>
      <w:divBdr>
        <w:top w:val="none" w:sz="0" w:space="0" w:color="auto"/>
        <w:left w:val="none" w:sz="0" w:space="0" w:color="auto"/>
        <w:bottom w:val="none" w:sz="0" w:space="0" w:color="auto"/>
        <w:right w:val="none" w:sz="0" w:space="0" w:color="auto"/>
      </w:divBdr>
      <w:divsChild>
        <w:div w:id="1495686296">
          <w:marLeft w:val="389"/>
          <w:marRight w:val="0"/>
          <w:marTop w:val="0"/>
          <w:marBottom w:val="240"/>
          <w:divBdr>
            <w:top w:val="none" w:sz="0" w:space="0" w:color="auto"/>
            <w:left w:val="none" w:sz="0" w:space="0" w:color="auto"/>
            <w:bottom w:val="none" w:sz="0" w:space="0" w:color="auto"/>
            <w:right w:val="none" w:sz="0" w:space="0" w:color="auto"/>
          </w:divBdr>
        </w:div>
      </w:divsChild>
    </w:div>
    <w:div w:id="1265190462">
      <w:bodyDiv w:val="1"/>
      <w:marLeft w:val="0"/>
      <w:marRight w:val="0"/>
      <w:marTop w:val="0"/>
      <w:marBottom w:val="0"/>
      <w:divBdr>
        <w:top w:val="none" w:sz="0" w:space="0" w:color="auto"/>
        <w:left w:val="none" w:sz="0" w:space="0" w:color="auto"/>
        <w:bottom w:val="none" w:sz="0" w:space="0" w:color="auto"/>
        <w:right w:val="none" w:sz="0" w:space="0" w:color="auto"/>
      </w:divBdr>
    </w:div>
    <w:div w:id="1361123598">
      <w:bodyDiv w:val="1"/>
      <w:marLeft w:val="0"/>
      <w:marRight w:val="0"/>
      <w:marTop w:val="0"/>
      <w:marBottom w:val="0"/>
      <w:divBdr>
        <w:top w:val="none" w:sz="0" w:space="0" w:color="auto"/>
        <w:left w:val="none" w:sz="0" w:space="0" w:color="auto"/>
        <w:bottom w:val="none" w:sz="0" w:space="0" w:color="auto"/>
        <w:right w:val="none" w:sz="0" w:space="0" w:color="auto"/>
      </w:divBdr>
    </w:div>
    <w:div w:id="1361465966">
      <w:bodyDiv w:val="1"/>
      <w:marLeft w:val="0"/>
      <w:marRight w:val="0"/>
      <w:marTop w:val="0"/>
      <w:marBottom w:val="0"/>
      <w:divBdr>
        <w:top w:val="none" w:sz="0" w:space="0" w:color="auto"/>
        <w:left w:val="none" w:sz="0" w:space="0" w:color="auto"/>
        <w:bottom w:val="none" w:sz="0" w:space="0" w:color="auto"/>
        <w:right w:val="none" w:sz="0" w:space="0" w:color="auto"/>
      </w:divBdr>
    </w:div>
    <w:div w:id="1369794928">
      <w:bodyDiv w:val="1"/>
      <w:marLeft w:val="0"/>
      <w:marRight w:val="0"/>
      <w:marTop w:val="0"/>
      <w:marBottom w:val="0"/>
      <w:divBdr>
        <w:top w:val="none" w:sz="0" w:space="0" w:color="auto"/>
        <w:left w:val="none" w:sz="0" w:space="0" w:color="auto"/>
        <w:bottom w:val="none" w:sz="0" w:space="0" w:color="auto"/>
        <w:right w:val="none" w:sz="0" w:space="0" w:color="auto"/>
      </w:divBdr>
    </w:div>
    <w:div w:id="1375228121">
      <w:bodyDiv w:val="1"/>
      <w:marLeft w:val="0"/>
      <w:marRight w:val="0"/>
      <w:marTop w:val="0"/>
      <w:marBottom w:val="0"/>
      <w:divBdr>
        <w:top w:val="none" w:sz="0" w:space="0" w:color="auto"/>
        <w:left w:val="none" w:sz="0" w:space="0" w:color="auto"/>
        <w:bottom w:val="none" w:sz="0" w:space="0" w:color="auto"/>
        <w:right w:val="none" w:sz="0" w:space="0" w:color="auto"/>
      </w:divBdr>
    </w:div>
    <w:div w:id="1411073601">
      <w:bodyDiv w:val="1"/>
      <w:marLeft w:val="0"/>
      <w:marRight w:val="0"/>
      <w:marTop w:val="0"/>
      <w:marBottom w:val="0"/>
      <w:divBdr>
        <w:top w:val="none" w:sz="0" w:space="0" w:color="auto"/>
        <w:left w:val="none" w:sz="0" w:space="0" w:color="auto"/>
        <w:bottom w:val="none" w:sz="0" w:space="0" w:color="auto"/>
        <w:right w:val="none" w:sz="0" w:space="0" w:color="auto"/>
      </w:divBdr>
    </w:div>
    <w:div w:id="1434547147">
      <w:bodyDiv w:val="1"/>
      <w:marLeft w:val="0"/>
      <w:marRight w:val="0"/>
      <w:marTop w:val="0"/>
      <w:marBottom w:val="0"/>
      <w:divBdr>
        <w:top w:val="none" w:sz="0" w:space="0" w:color="auto"/>
        <w:left w:val="none" w:sz="0" w:space="0" w:color="auto"/>
        <w:bottom w:val="none" w:sz="0" w:space="0" w:color="auto"/>
        <w:right w:val="none" w:sz="0" w:space="0" w:color="auto"/>
      </w:divBdr>
      <w:divsChild>
        <w:div w:id="160507859">
          <w:marLeft w:val="389"/>
          <w:marRight w:val="0"/>
          <w:marTop w:val="0"/>
          <w:marBottom w:val="240"/>
          <w:divBdr>
            <w:top w:val="none" w:sz="0" w:space="0" w:color="auto"/>
            <w:left w:val="none" w:sz="0" w:space="0" w:color="auto"/>
            <w:bottom w:val="none" w:sz="0" w:space="0" w:color="auto"/>
            <w:right w:val="none" w:sz="0" w:space="0" w:color="auto"/>
          </w:divBdr>
        </w:div>
      </w:divsChild>
    </w:div>
    <w:div w:id="1444495214">
      <w:bodyDiv w:val="1"/>
      <w:marLeft w:val="0"/>
      <w:marRight w:val="0"/>
      <w:marTop w:val="0"/>
      <w:marBottom w:val="0"/>
      <w:divBdr>
        <w:top w:val="none" w:sz="0" w:space="0" w:color="auto"/>
        <w:left w:val="none" w:sz="0" w:space="0" w:color="auto"/>
        <w:bottom w:val="none" w:sz="0" w:space="0" w:color="auto"/>
        <w:right w:val="none" w:sz="0" w:space="0" w:color="auto"/>
      </w:divBdr>
    </w:div>
    <w:div w:id="1448231730">
      <w:bodyDiv w:val="1"/>
      <w:marLeft w:val="0"/>
      <w:marRight w:val="0"/>
      <w:marTop w:val="0"/>
      <w:marBottom w:val="0"/>
      <w:divBdr>
        <w:top w:val="none" w:sz="0" w:space="0" w:color="auto"/>
        <w:left w:val="none" w:sz="0" w:space="0" w:color="auto"/>
        <w:bottom w:val="none" w:sz="0" w:space="0" w:color="auto"/>
        <w:right w:val="none" w:sz="0" w:space="0" w:color="auto"/>
      </w:divBdr>
    </w:div>
    <w:div w:id="1460340861">
      <w:bodyDiv w:val="1"/>
      <w:marLeft w:val="0"/>
      <w:marRight w:val="0"/>
      <w:marTop w:val="0"/>
      <w:marBottom w:val="0"/>
      <w:divBdr>
        <w:top w:val="none" w:sz="0" w:space="0" w:color="auto"/>
        <w:left w:val="none" w:sz="0" w:space="0" w:color="auto"/>
        <w:bottom w:val="none" w:sz="0" w:space="0" w:color="auto"/>
        <w:right w:val="none" w:sz="0" w:space="0" w:color="auto"/>
      </w:divBdr>
    </w:div>
    <w:div w:id="1472400101">
      <w:bodyDiv w:val="1"/>
      <w:marLeft w:val="0"/>
      <w:marRight w:val="0"/>
      <w:marTop w:val="0"/>
      <w:marBottom w:val="0"/>
      <w:divBdr>
        <w:top w:val="none" w:sz="0" w:space="0" w:color="auto"/>
        <w:left w:val="none" w:sz="0" w:space="0" w:color="auto"/>
        <w:bottom w:val="none" w:sz="0" w:space="0" w:color="auto"/>
        <w:right w:val="none" w:sz="0" w:space="0" w:color="auto"/>
      </w:divBdr>
      <w:divsChild>
        <w:div w:id="34425023">
          <w:marLeft w:val="446"/>
          <w:marRight w:val="0"/>
          <w:marTop w:val="0"/>
          <w:marBottom w:val="0"/>
          <w:divBdr>
            <w:top w:val="none" w:sz="0" w:space="0" w:color="auto"/>
            <w:left w:val="none" w:sz="0" w:space="0" w:color="auto"/>
            <w:bottom w:val="none" w:sz="0" w:space="0" w:color="auto"/>
            <w:right w:val="none" w:sz="0" w:space="0" w:color="auto"/>
          </w:divBdr>
        </w:div>
        <w:div w:id="699671450">
          <w:marLeft w:val="446"/>
          <w:marRight w:val="0"/>
          <w:marTop w:val="0"/>
          <w:marBottom w:val="0"/>
          <w:divBdr>
            <w:top w:val="none" w:sz="0" w:space="0" w:color="auto"/>
            <w:left w:val="none" w:sz="0" w:space="0" w:color="auto"/>
            <w:bottom w:val="none" w:sz="0" w:space="0" w:color="auto"/>
            <w:right w:val="none" w:sz="0" w:space="0" w:color="auto"/>
          </w:divBdr>
        </w:div>
        <w:div w:id="815949610">
          <w:marLeft w:val="446"/>
          <w:marRight w:val="0"/>
          <w:marTop w:val="0"/>
          <w:marBottom w:val="0"/>
          <w:divBdr>
            <w:top w:val="none" w:sz="0" w:space="0" w:color="auto"/>
            <w:left w:val="none" w:sz="0" w:space="0" w:color="auto"/>
            <w:bottom w:val="none" w:sz="0" w:space="0" w:color="auto"/>
            <w:right w:val="none" w:sz="0" w:space="0" w:color="auto"/>
          </w:divBdr>
        </w:div>
        <w:div w:id="1565484484">
          <w:marLeft w:val="446"/>
          <w:marRight w:val="0"/>
          <w:marTop w:val="0"/>
          <w:marBottom w:val="0"/>
          <w:divBdr>
            <w:top w:val="none" w:sz="0" w:space="0" w:color="auto"/>
            <w:left w:val="none" w:sz="0" w:space="0" w:color="auto"/>
            <w:bottom w:val="none" w:sz="0" w:space="0" w:color="auto"/>
            <w:right w:val="none" w:sz="0" w:space="0" w:color="auto"/>
          </w:divBdr>
        </w:div>
        <w:div w:id="1855724524">
          <w:marLeft w:val="446"/>
          <w:marRight w:val="0"/>
          <w:marTop w:val="0"/>
          <w:marBottom w:val="0"/>
          <w:divBdr>
            <w:top w:val="none" w:sz="0" w:space="0" w:color="auto"/>
            <w:left w:val="none" w:sz="0" w:space="0" w:color="auto"/>
            <w:bottom w:val="none" w:sz="0" w:space="0" w:color="auto"/>
            <w:right w:val="none" w:sz="0" w:space="0" w:color="auto"/>
          </w:divBdr>
        </w:div>
      </w:divsChild>
    </w:div>
    <w:div w:id="1528248300">
      <w:bodyDiv w:val="1"/>
      <w:marLeft w:val="0"/>
      <w:marRight w:val="0"/>
      <w:marTop w:val="0"/>
      <w:marBottom w:val="0"/>
      <w:divBdr>
        <w:top w:val="none" w:sz="0" w:space="0" w:color="auto"/>
        <w:left w:val="none" w:sz="0" w:space="0" w:color="auto"/>
        <w:bottom w:val="none" w:sz="0" w:space="0" w:color="auto"/>
        <w:right w:val="none" w:sz="0" w:space="0" w:color="auto"/>
      </w:divBdr>
    </w:div>
    <w:div w:id="1565871945">
      <w:bodyDiv w:val="1"/>
      <w:marLeft w:val="0"/>
      <w:marRight w:val="0"/>
      <w:marTop w:val="0"/>
      <w:marBottom w:val="0"/>
      <w:divBdr>
        <w:top w:val="none" w:sz="0" w:space="0" w:color="auto"/>
        <w:left w:val="none" w:sz="0" w:space="0" w:color="auto"/>
        <w:bottom w:val="none" w:sz="0" w:space="0" w:color="auto"/>
        <w:right w:val="none" w:sz="0" w:space="0" w:color="auto"/>
      </w:divBdr>
    </w:div>
    <w:div w:id="1586575845">
      <w:bodyDiv w:val="1"/>
      <w:marLeft w:val="0"/>
      <w:marRight w:val="0"/>
      <w:marTop w:val="0"/>
      <w:marBottom w:val="0"/>
      <w:divBdr>
        <w:top w:val="none" w:sz="0" w:space="0" w:color="auto"/>
        <w:left w:val="none" w:sz="0" w:space="0" w:color="auto"/>
        <w:bottom w:val="none" w:sz="0" w:space="0" w:color="auto"/>
        <w:right w:val="none" w:sz="0" w:space="0" w:color="auto"/>
      </w:divBdr>
    </w:div>
    <w:div w:id="1613198712">
      <w:bodyDiv w:val="1"/>
      <w:marLeft w:val="0"/>
      <w:marRight w:val="0"/>
      <w:marTop w:val="0"/>
      <w:marBottom w:val="0"/>
      <w:divBdr>
        <w:top w:val="none" w:sz="0" w:space="0" w:color="auto"/>
        <w:left w:val="none" w:sz="0" w:space="0" w:color="auto"/>
        <w:bottom w:val="none" w:sz="0" w:space="0" w:color="auto"/>
        <w:right w:val="none" w:sz="0" w:space="0" w:color="auto"/>
      </w:divBdr>
    </w:div>
    <w:div w:id="1626235390">
      <w:bodyDiv w:val="1"/>
      <w:marLeft w:val="0"/>
      <w:marRight w:val="0"/>
      <w:marTop w:val="0"/>
      <w:marBottom w:val="0"/>
      <w:divBdr>
        <w:top w:val="none" w:sz="0" w:space="0" w:color="auto"/>
        <w:left w:val="none" w:sz="0" w:space="0" w:color="auto"/>
        <w:bottom w:val="none" w:sz="0" w:space="0" w:color="auto"/>
        <w:right w:val="none" w:sz="0" w:space="0" w:color="auto"/>
      </w:divBdr>
    </w:div>
    <w:div w:id="1639264246">
      <w:bodyDiv w:val="1"/>
      <w:marLeft w:val="0"/>
      <w:marRight w:val="0"/>
      <w:marTop w:val="0"/>
      <w:marBottom w:val="0"/>
      <w:divBdr>
        <w:top w:val="none" w:sz="0" w:space="0" w:color="auto"/>
        <w:left w:val="none" w:sz="0" w:space="0" w:color="auto"/>
        <w:bottom w:val="none" w:sz="0" w:space="0" w:color="auto"/>
        <w:right w:val="none" w:sz="0" w:space="0" w:color="auto"/>
      </w:divBdr>
    </w:div>
    <w:div w:id="1639338964">
      <w:bodyDiv w:val="1"/>
      <w:marLeft w:val="0"/>
      <w:marRight w:val="0"/>
      <w:marTop w:val="0"/>
      <w:marBottom w:val="0"/>
      <w:divBdr>
        <w:top w:val="none" w:sz="0" w:space="0" w:color="auto"/>
        <w:left w:val="none" w:sz="0" w:space="0" w:color="auto"/>
        <w:bottom w:val="none" w:sz="0" w:space="0" w:color="auto"/>
        <w:right w:val="none" w:sz="0" w:space="0" w:color="auto"/>
      </w:divBdr>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58220917">
      <w:bodyDiv w:val="1"/>
      <w:marLeft w:val="0"/>
      <w:marRight w:val="0"/>
      <w:marTop w:val="0"/>
      <w:marBottom w:val="0"/>
      <w:divBdr>
        <w:top w:val="none" w:sz="0" w:space="0" w:color="auto"/>
        <w:left w:val="none" w:sz="0" w:space="0" w:color="auto"/>
        <w:bottom w:val="none" w:sz="0" w:space="0" w:color="auto"/>
        <w:right w:val="none" w:sz="0" w:space="0" w:color="auto"/>
      </w:divBdr>
    </w:div>
    <w:div w:id="1675185777">
      <w:bodyDiv w:val="1"/>
      <w:marLeft w:val="0"/>
      <w:marRight w:val="0"/>
      <w:marTop w:val="0"/>
      <w:marBottom w:val="0"/>
      <w:divBdr>
        <w:top w:val="none" w:sz="0" w:space="0" w:color="auto"/>
        <w:left w:val="none" w:sz="0" w:space="0" w:color="auto"/>
        <w:bottom w:val="none" w:sz="0" w:space="0" w:color="auto"/>
        <w:right w:val="none" w:sz="0" w:space="0" w:color="auto"/>
      </w:divBdr>
    </w:div>
    <w:div w:id="1774399005">
      <w:bodyDiv w:val="1"/>
      <w:marLeft w:val="0"/>
      <w:marRight w:val="0"/>
      <w:marTop w:val="0"/>
      <w:marBottom w:val="0"/>
      <w:divBdr>
        <w:top w:val="none" w:sz="0" w:space="0" w:color="auto"/>
        <w:left w:val="none" w:sz="0" w:space="0" w:color="auto"/>
        <w:bottom w:val="none" w:sz="0" w:space="0" w:color="auto"/>
        <w:right w:val="none" w:sz="0" w:space="0" w:color="auto"/>
      </w:divBdr>
    </w:div>
    <w:div w:id="1813323356">
      <w:bodyDiv w:val="1"/>
      <w:marLeft w:val="0"/>
      <w:marRight w:val="0"/>
      <w:marTop w:val="0"/>
      <w:marBottom w:val="0"/>
      <w:divBdr>
        <w:top w:val="none" w:sz="0" w:space="0" w:color="auto"/>
        <w:left w:val="none" w:sz="0" w:space="0" w:color="auto"/>
        <w:bottom w:val="none" w:sz="0" w:space="0" w:color="auto"/>
        <w:right w:val="none" w:sz="0" w:space="0" w:color="auto"/>
      </w:divBdr>
    </w:div>
    <w:div w:id="1904481621">
      <w:bodyDiv w:val="1"/>
      <w:marLeft w:val="0"/>
      <w:marRight w:val="0"/>
      <w:marTop w:val="0"/>
      <w:marBottom w:val="0"/>
      <w:divBdr>
        <w:top w:val="none" w:sz="0" w:space="0" w:color="auto"/>
        <w:left w:val="none" w:sz="0" w:space="0" w:color="auto"/>
        <w:bottom w:val="none" w:sz="0" w:space="0" w:color="auto"/>
        <w:right w:val="none" w:sz="0" w:space="0" w:color="auto"/>
      </w:divBdr>
    </w:div>
    <w:div w:id="1919826717">
      <w:bodyDiv w:val="1"/>
      <w:marLeft w:val="0"/>
      <w:marRight w:val="0"/>
      <w:marTop w:val="0"/>
      <w:marBottom w:val="0"/>
      <w:divBdr>
        <w:top w:val="none" w:sz="0" w:space="0" w:color="auto"/>
        <w:left w:val="none" w:sz="0" w:space="0" w:color="auto"/>
        <w:bottom w:val="none" w:sz="0" w:space="0" w:color="auto"/>
        <w:right w:val="none" w:sz="0" w:space="0" w:color="auto"/>
      </w:divBdr>
    </w:div>
    <w:div w:id="1927298311">
      <w:bodyDiv w:val="1"/>
      <w:marLeft w:val="0"/>
      <w:marRight w:val="0"/>
      <w:marTop w:val="0"/>
      <w:marBottom w:val="0"/>
      <w:divBdr>
        <w:top w:val="none" w:sz="0" w:space="0" w:color="auto"/>
        <w:left w:val="none" w:sz="0" w:space="0" w:color="auto"/>
        <w:bottom w:val="none" w:sz="0" w:space="0" w:color="auto"/>
        <w:right w:val="none" w:sz="0" w:space="0" w:color="auto"/>
      </w:divBdr>
    </w:div>
    <w:div w:id="1995722849">
      <w:bodyDiv w:val="1"/>
      <w:marLeft w:val="0"/>
      <w:marRight w:val="0"/>
      <w:marTop w:val="0"/>
      <w:marBottom w:val="0"/>
      <w:divBdr>
        <w:top w:val="none" w:sz="0" w:space="0" w:color="auto"/>
        <w:left w:val="none" w:sz="0" w:space="0" w:color="auto"/>
        <w:bottom w:val="none" w:sz="0" w:space="0" w:color="auto"/>
        <w:right w:val="none" w:sz="0" w:space="0" w:color="auto"/>
      </w:divBdr>
    </w:div>
    <w:div w:id="2016107920">
      <w:bodyDiv w:val="1"/>
      <w:marLeft w:val="0"/>
      <w:marRight w:val="0"/>
      <w:marTop w:val="0"/>
      <w:marBottom w:val="0"/>
      <w:divBdr>
        <w:top w:val="none" w:sz="0" w:space="0" w:color="auto"/>
        <w:left w:val="none" w:sz="0" w:space="0" w:color="auto"/>
        <w:bottom w:val="none" w:sz="0" w:space="0" w:color="auto"/>
        <w:right w:val="none" w:sz="0" w:space="0" w:color="auto"/>
      </w:divBdr>
    </w:div>
    <w:div w:id="2035690024">
      <w:bodyDiv w:val="1"/>
      <w:marLeft w:val="0"/>
      <w:marRight w:val="0"/>
      <w:marTop w:val="0"/>
      <w:marBottom w:val="0"/>
      <w:divBdr>
        <w:top w:val="none" w:sz="0" w:space="0" w:color="auto"/>
        <w:left w:val="none" w:sz="0" w:space="0" w:color="auto"/>
        <w:bottom w:val="none" w:sz="0" w:space="0" w:color="auto"/>
        <w:right w:val="none" w:sz="0" w:space="0" w:color="auto"/>
      </w:divBdr>
    </w:div>
    <w:div w:id="2052027864">
      <w:bodyDiv w:val="1"/>
      <w:marLeft w:val="0"/>
      <w:marRight w:val="0"/>
      <w:marTop w:val="0"/>
      <w:marBottom w:val="0"/>
      <w:divBdr>
        <w:top w:val="none" w:sz="0" w:space="0" w:color="auto"/>
        <w:left w:val="none" w:sz="0" w:space="0" w:color="auto"/>
        <w:bottom w:val="none" w:sz="0" w:space="0" w:color="auto"/>
        <w:right w:val="none" w:sz="0" w:space="0" w:color="auto"/>
      </w:divBdr>
    </w:div>
    <w:div w:id="2072265090">
      <w:bodyDiv w:val="1"/>
      <w:marLeft w:val="0"/>
      <w:marRight w:val="0"/>
      <w:marTop w:val="0"/>
      <w:marBottom w:val="0"/>
      <w:divBdr>
        <w:top w:val="none" w:sz="0" w:space="0" w:color="auto"/>
        <w:left w:val="none" w:sz="0" w:space="0" w:color="auto"/>
        <w:bottom w:val="none" w:sz="0" w:space="0" w:color="auto"/>
        <w:right w:val="none" w:sz="0" w:space="0" w:color="auto"/>
      </w:divBdr>
    </w:div>
    <w:div w:id="2124617005">
      <w:bodyDiv w:val="1"/>
      <w:marLeft w:val="0"/>
      <w:marRight w:val="0"/>
      <w:marTop w:val="0"/>
      <w:marBottom w:val="0"/>
      <w:divBdr>
        <w:top w:val="none" w:sz="0" w:space="0" w:color="auto"/>
        <w:left w:val="none" w:sz="0" w:space="0" w:color="auto"/>
        <w:bottom w:val="none" w:sz="0" w:space="0" w:color="auto"/>
        <w:right w:val="none" w:sz="0" w:space="0" w:color="auto"/>
      </w:divBdr>
      <w:divsChild>
        <w:div w:id="1006135083">
          <w:marLeft w:val="389"/>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emf"/><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1de87c1e-2fed-4818-ba24-0d38aabb93ad">
      <UserInfo>
        <DisplayName>SharingLinks.1bf6d632-e601-4c63-b01d-399be698a1b5.OrganizationEdit.d1f81df2-71af-4547-923d-f2d7c1bcfd84</DisplayName>
        <AccountId>139</AccountId>
        <AccountType/>
      </UserInfo>
      <UserInfo>
        <DisplayName>Denis Dzankovic (DDZ)</DisplayName>
        <AccountId>336</AccountId>
        <AccountType/>
      </UserInfo>
    </SharedWithUsers>
    <TaxCatchAll xmlns="1de87c1e-2fed-4818-ba24-0d38aabb93ad" xsi:nil="true"/>
    <lcf76f155ced4ddcb4097134ff3c332f xmlns="e7a25c4e-e1b9-42cb-80f2-34332fcecc6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1CF9B44BE14E3E4BB8DC0F082C3AE05A" ma:contentTypeVersion="19" ma:contentTypeDescription="Opret et nyt dokument." ma:contentTypeScope="" ma:versionID="5654f668a39c2716edc9f66766307ae9">
  <xsd:schema xmlns:xsd="http://www.w3.org/2001/XMLSchema" xmlns:xs="http://www.w3.org/2001/XMLSchema" xmlns:p="http://schemas.microsoft.com/office/2006/metadata/properties" xmlns:ns1="http://schemas.microsoft.com/sharepoint/v3" xmlns:ns2="e7a25c4e-e1b9-42cb-80f2-34332fcecc6f" xmlns:ns3="1de87c1e-2fed-4818-ba24-0d38aabb93ad" targetNamespace="http://schemas.microsoft.com/office/2006/metadata/properties" ma:root="true" ma:fieldsID="f2bbebc1444365a16b3c622d6769269a" ns1:_="" ns2:_="" ns3:_="">
    <xsd:import namespace="http://schemas.microsoft.com/sharepoint/v3"/>
    <xsd:import namespace="e7a25c4e-e1b9-42cb-80f2-34332fcecc6f"/>
    <xsd:import namespace="1de87c1e-2fed-4818-ba24-0d38aabb93a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lcf76f155ced4ddcb4097134ff3c332f" minOccurs="0"/>
                <xsd:element ref="ns3:TaxCatchAll" minOccurs="0"/>
                <xsd:element ref="ns2:MediaServiceObjectDetectorVersions"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Egenskaber for Unified Compliance Policy" ma:hidden="true" ma:internalName="_ip_UnifiedCompliancePolicyProperties">
      <xsd:simpleType>
        <xsd:restriction base="dms:Note"/>
      </xsd:simpleType>
    </xsd:element>
    <xsd:element name="_ip_UnifiedCompliancePolicyUIAction" ma:index="19" nillable="true" ma:displayName="Handling for Unified Compliance Policy-grænseflade"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a25c4e-e1b9-42cb-80f2-34332fcecc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ledmærker" ma:readOnly="false" ma:fieldId="{5cf76f15-5ced-4ddc-b409-7134ff3c332f}" ma:taxonomyMulti="true" ma:sspId="fd18684a-6a22-4bf0-b34a-354162ab320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ateTaken" ma:index="25" nillable="true" ma:displayName="MediaServiceDateTaken" ma:hidden="true" ma:indexed="true" ma:internalName="MediaServiceDateTaken"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e87c1e-2fed-4818-ba24-0d38aabb93ad"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element name="TaxCatchAll" ma:index="22" nillable="true" ma:displayName="Taxonomy Catch All Column" ma:hidden="true" ma:list="{281661bf-3e02-42ba-80ad-77843b0000da}" ma:internalName="TaxCatchAll" ma:showField="CatchAllData" ma:web="1de87c1e-2fed-4818-ba24-0d38aabb93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BA93B3-3A63-4054-BD90-7B3929391D28}">
  <ds:schemaRefs>
    <ds:schemaRef ds:uri="http://schemas.microsoft.com/sharepoint/v3/contenttype/forms"/>
  </ds:schemaRefs>
</ds:datastoreItem>
</file>

<file path=customXml/itemProps2.xml><?xml version="1.0" encoding="utf-8"?>
<ds:datastoreItem xmlns:ds="http://schemas.openxmlformats.org/officeDocument/2006/customXml" ds:itemID="{67812160-6304-40A4-9C3F-786096AD9DE0}">
  <ds:schemaRefs>
    <ds:schemaRef ds:uri="http://schemas.openxmlformats.org/officeDocument/2006/bibliography"/>
  </ds:schemaRefs>
</ds:datastoreItem>
</file>

<file path=customXml/itemProps3.xml><?xml version="1.0" encoding="utf-8"?>
<ds:datastoreItem xmlns:ds="http://schemas.openxmlformats.org/officeDocument/2006/customXml" ds:itemID="{C5787235-AC5A-4D3C-B6EA-FF03965F4FFF}">
  <ds:schemaRefs>
    <ds:schemaRef ds:uri="http://purl.org/dc/dcmitype/"/>
    <ds:schemaRef ds:uri="http://schemas.microsoft.com/sharepoint/v3"/>
    <ds:schemaRef ds:uri="http://schemas.microsoft.com/office/2006/metadata/properties"/>
    <ds:schemaRef ds:uri="1de87c1e-2fed-4818-ba24-0d38aabb93ad"/>
    <ds:schemaRef ds:uri="http://www.w3.org/XML/1998/namespace"/>
    <ds:schemaRef ds:uri="http://purl.org/dc/term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e7a25c4e-e1b9-42cb-80f2-34332fcecc6f"/>
  </ds:schemaRefs>
</ds:datastoreItem>
</file>

<file path=customXml/itemProps4.xml><?xml version="1.0" encoding="utf-8"?>
<ds:datastoreItem xmlns:ds="http://schemas.openxmlformats.org/officeDocument/2006/customXml" ds:itemID="{71CC1CFA-F971-4582-9BED-16862BB7C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a25c4e-e1b9-42cb-80f2-34332fcecc6f"/>
    <ds:schemaRef ds:uri="1de87c1e-2fed-4818-ba24-0d38aabb93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f79d73b-6a7a-4260-851c-2db4f77b37d6}" enabled="1" method="Standard" siteId="{2e93f0ed-ff36-46d4-9ce6-e0d902050cf5}" removed="0"/>
</clbl:labelList>
</file>

<file path=docProps/app.xml><?xml version="1.0" encoding="utf-8"?>
<Properties xmlns="http://schemas.openxmlformats.org/officeDocument/2006/extended-properties" xmlns:vt="http://schemas.openxmlformats.org/officeDocument/2006/docPropsVTypes">
  <Template>Normal.dotm</Template>
  <TotalTime>4177</TotalTime>
  <Pages>16</Pages>
  <Words>2099</Words>
  <Characters>12805</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Skatteministeriet</Company>
  <LinksUpToDate>false</LinksUpToDate>
  <CharactersWithSpaces>14875</CharactersWithSpaces>
  <SharedDoc>false</SharedDoc>
  <HLinks>
    <vt:vector size="90" baseType="variant">
      <vt:variant>
        <vt:i4>1441855</vt:i4>
      </vt:variant>
      <vt:variant>
        <vt:i4>86</vt:i4>
      </vt:variant>
      <vt:variant>
        <vt:i4>0</vt:i4>
      </vt:variant>
      <vt:variant>
        <vt:i4>5</vt:i4>
      </vt:variant>
      <vt:variant>
        <vt:lpwstr/>
      </vt:variant>
      <vt:variant>
        <vt:lpwstr>_Toc180589656</vt:lpwstr>
      </vt:variant>
      <vt:variant>
        <vt:i4>1441855</vt:i4>
      </vt:variant>
      <vt:variant>
        <vt:i4>80</vt:i4>
      </vt:variant>
      <vt:variant>
        <vt:i4>0</vt:i4>
      </vt:variant>
      <vt:variant>
        <vt:i4>5</vt:i4>
      </vt:variant>
      <vt:variant>
        <vt:lpwstr/>
      </vt:variant>
      <vt:variant>
        <vt:lpwstr>_Toc180589655</vt:lpwstr>
      </vt:variant>
      <vt:variant>
        <vt:i4>1441855</vt:i4>
      </vt:variant>
      <vt:variant>
        <vt:i4>74</vt:i4>
      </vt:variant>
      <vt:variant>
        <vt:i4>0</vt:i4>
      </vt:variant>
      <vt:variant>
        <vt:i4>5</vt:i4>
      </vt:variant>
      <vt:variant>
        <vt:lpwstr/>
      </vt:variant>
      <vt:variant>
        <vt:lpwstr>_Toc180589654</vt:lpwstr>
      </vt:variant>
      <vt:variant>
        <vt:i4>1441855</vt:i4>
      </vt:variant>
      <vt:variant>
        <vt:i4>68</vt:i4>
      </vt:variant>
      <vt:variant>
        <vt:i4>0</vt:i4>
      </vt:variant>
      <vt:variant>
        <vt:i4>5</vt:i4>
      </vt:variant>
      <vt:variant>
        <vt:lpwstr/>
      </vt:variant>
      <vt:variant>
        <vt:lpwstr>_Toc180589653</vt:lpwstr>
      </vt:variant>
      <vt:variant>
        <vt:i4>1441855</vt:i4>
      </vt:variant>
      <vt:variant>
        <vt:i4>62</vt:i4>
      </vt:variant>
      <vt:variant>
        <vt:i4>0</vt:i4>
      </vt:variant>
      <vt:variant>
        <vt:i4>5</vt:i4>
      </vt:variant>
      <vt:variant>
        <vt:lpwstr/>
      </vt:variant>
      <vt:variant>
        <vt:lpwstr>_Toc180589652</vt:lpwstr>
      </vt:variant>
      <vt:variant>
        <vt:i4>1441855</vt:i4>
      </vt:variant>
      <vt:variant>
        <vt:i4>56</vt:i4>
      </vt:variant>
      <vt:variant>
        <vt:i4>0</vt:i4>
      </vt:variant>
      <vt:variant>
        <vt:i4>5</vt:i4>
      </vt:variant>
      <vt:variant>
        <vt:lpwstr/>
      </vt:variant>
      <vt:variant>
        <vt:lpwstr>_Toc180589651</vt:lpwstr>
      </vt:variant>
      <vt:variant>
        <vt:i4>1441855</vt:i4>
      </vt:variant>
      <vt:variant>
        <vt:i4>50</vt:i4>
      </vt:variant>
      <vt:variant>
        <vt:i4>0</vt:i4>
      </vt:variant>
      <vt:variant>
        <vt:i4>5</vt:i4>
      </vt:variant>
      <vt:variant>
        <vt:lpwstr/>
      </vt:variant>
      <vt:variant>
        <vt:lpwstr>_Toc180589650</vt:lpwstr>
      </vt:variant>
      <vt:variant>
        <vt:i4>1507391</vt:i4>
      </vt:variant>
      <vt:variant>
        <vt:i4>44</vt:i4>
      </vt:variant>
      <vt:variant>
        <vt:i4>0</vt:i4>
      </vt:variant>
      <vt:variant>
        <vt:i4>5</vt:i4>
      </vt:variant>
      <vt:variant>
        <vt:lpwstr/>
      </vt:variant>
      <vt:variant>
        <vt:lpwstr>_Toc180589649</vt:lpwstr>
      </vt:variant>
      <vt:variant>
        <vt:i4>1507391</vt:i4>
      </vt:variant>
      <vt:variant>
        <vt:i4>38</vt:i4>
      </vt:variant>
      <vt:variant>
        <vt:i4>0</vt:i4>
      </vt:variant>
      <vt:variant>
        <vt:i4>5</vt:i4>
      </vt:variant>
      <vt:variant>
        <vt:lpwstr/>
      </vt:variant>
      <vt:variant>
        <vt:lpwstr>_Toc180589648</vt:lpwstr>
      </vt:variant>
      <vt:variant>
        <vt:i4>1507391</vt:i4>
      </vt:variant>
      <vt:variant>
        <vt:i4>32</vt:i4>
      </vt:variant>
      <vt:variant>
        <vt:i4>0</vt:i4>
      </vt:variant>
      <vt:variant>
        <vt:i4>5</vt:i4>
      </vt:variant>
      <vt:variant>
        <vt:lpwstr/>
      </vt:variant>
      <vt:variant>
        <vt:lpwstr>_Toc180589647</vt:lpwstr>
      </vt:variant>
      <vt:variant>
        <vt:i4>1507391</vt:i4>
      </vt:variant>
      <vt:variant>
        <vt:i4>26</vt:i4>
      </vt:variant>
      <vt:variant>
        <vt:i4>0</vt:i4>
      </vt:variant>
      <vt:variant>
        <vt:i4>5</vt:i4>
      </vt:variant>
      <vt:variant>
        <vt:lpwstr/>
      </vt:variant>
      <vt:variant>
        <vt:lpwstr>_Toc180589646</vt:lpwstr>
      </vt:variant>
      <vt:variant>
        <vt:i4>1507391</vt:i4>
      </vt:variant>
      <vt:variant>
        <vt:i4>20</vt:i4>
      </vt:variant>
      <vt:variant>
        <vt:i4>0</vt:i4>
      </vt:variant>
      <vt:variant>
        <vt:i4>5</vt:i4>
      </vt:variant>
      <vt:variant>
        <vt:lpwstr/>
      </vt:variant>
      <vt:variant>
        <vt:lpwstr>_Toc180589645</vt:lpwstr>
      </vt:variant>
      <vt:variant>
        <vt:i4>1507391</vt:i4>
      </vt:variant>
      <vt:variant>
        <vt:i4>14</vt:i4>
      </vt:variant>
      <vt:variant>
        <vt:i4>0</vt:i4>
      </vt:variant>
      <vt:variant>
        <vt:i4>5</vt:i4>
      </vt:variant>
      <vt:variant>
        <vt:lpwstr/>
      </vt:variant>
      <vt:variant>
        <vt:lpwstr>_Toc180589644</vt:lpwstr>
      </vt:variant>
      <vt:variant>
        <vt:i4>1507391</vt:i4>
      </vt:variant>
      <vt:variant>
        <vt:i4>8</vt:i4>
      </vt:variant>
      <vt:variant>
        <vt:i4>0</vt:i4>
      </vt:variant>
      <vt:variant>
        <vt:i4>5</vt:i4>
      </vt:variant>
      <vt:variant>
        <vt:lpwstr/>
      </vt:variant>
      <vt:variant>
        <vt:lpwstr>_Toc180589643</vt:lpwstr>
      </vt:variant>
      <vt:variant>
        <vt:i4>1507391</vt:i4>
      </vt:variant>
      <vt:variant>
        <vt:i4>2</vt:i4>
      </vt:variant>
      <vt:variant>
        <vt:i4>0</vt:i4>
      </vt:variant>
      <vt:variant>
        <vt:i4>5</vt:i4>
      </vt:variant>
      <vt:variant>
        <vt:lpwstr/>
      </vt:variant>
      <vt:variant>
        <vt:lpwstr>_Toc180589642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Kjær</dc:creator>
  <cp:keywords/>
  <dc:description/>
  <cp:lastModifiedBy>Susanne Merete Juul Damgaard (SJD)</cp:lastModifiedBy>
  <cp:revision>113</cp:revision>
  <cp:lastPrinted>2023-04-20T08:22:00Z</cp:lastPrinted>
  <dcterms:created xsi:type="dcterms:W3CDTF">2023-08-22T17:30:00Z</dcterms:created>
  <dcterms:modified xsi:type="dcterms:W3CDTF">2024-11-05T13:17:00Z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0x0101001CF9B44BE14E3E4BB8DC0F082C3AE05A</vt:lpwstr>
  </property>
  <property fmtid="{D5CDD505-2E9C-101B-9397-08002B2CF9AE}" pid="3" name="Order">
    <vt:lpwstr>264200.000000000</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y fmtid="{D5CDD505-2E9C-101B-9397-08002B2CF9AE}" pid="8" name="MSIP_Label_39e15a60-77de-44d0-b366-36b2cb93e1d9_Enabled">
    <vt:lpwstr>true</vt:lpwstr>
  </property>
  <property fmtid="{D5CDD505-2E9C-101B-9397-08002B2CF9AE}" pid="9" name="MSIP_Label_39e15a60-77de-44d0-b366-36b2cb93e1d9_SetDate">
    <vt:lpwstr>2023-05-15T11:28:55Z</vt:lpwstr>
  </property>
  <property fmtid="{D5CDD505-2E9C-101B-9397-08002B2CF9AE}" pid="10" name="MSIP_Label_39e15a60-77de-44d0-b366-36b2cb93e1d9_Method">
    <vt:lpwstr>Privileged</vt:lpwstr>
  </property>
  <property fmtid="{D5CDD505-2E9C-101B-9397-08002B2CF9AE}" pid="11" name="MSIP_Label_39e15a60-77de-44d0-b366-36b2cb93e1d9_Name">
    <vt:lpwstr>39e15a60-77de-44d0-b366-36b2cb93e1d9</vt:lpwstr>
  </property>
  <property fmtid="{D5CDD505-2E9C-101B-9397-08002B2CF9AE}" pid="12" name="MSIP_Label_39e15a60-77de-44d0-b366-36b2cb93e1d9_SiteId">
    <vt:lpwstr>1e2ad6d6-274f-43e8-89ef-d36d65bb83b5</vt:lpwstr>
  </property>
  <property fmtid="{D5CDD505-2E9C-101B-9397-08002B2CF9AE}" pid="13" name="MSIP_Label_39e15a60-77de-44d0-b366-36b2cb93e1d9_ActionId">
    <vt:lpwstr>6e0b5233-20f4-4f26-87c2-b33506e21999</vt:lpwstr>
  </property>
  <property fmtid="{D5CDD505-2E9C-101B-9397-08002B2CF9AE}" pid="14" name="MSIP_Label_39e15a60-77de-44d0-b366-36b2cb93e1d9_ContentBits">
    <vt:lpwstr>2</vt:lpwstr>
  </property>
</Properties>
</file>